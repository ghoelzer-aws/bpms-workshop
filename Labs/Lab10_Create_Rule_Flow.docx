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504" w:before="0" w:line="240" w:lineRule="auto"/>
        <w:contextualSpacing w:val="0"/>
      </w:pPr>
      <w:bookmarkStart w:colFirst="0" w:colLast="0" w:name="h.gjdgxs" w:id="0"/>
      <w:bookmarkEnd w:id="0"/>
      <w:r w:rsidDel="00000000" w:rsidR="00000000" w:rsidRPr="00000000">
        <w:rPr>
          <w:rFonts w:ascii="Liberation Sans" w:cs="Liberation Sans" w:eastAsia="Liberation Sans" w:hAnsi="Liberation Sans"/>
          <w:b w:val="1"/>
          <w:smallCaps w:val="1"/>
          <w:sz w:val="36"/>
          <w:szCs w:val="36"/>
          <w:rtl w:val="0"/>
        </w:rPr>
        <w:t xml:space="preserve">Lab 10 – Create Rule Flow (BPM Process Management)</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8"/>
          <w:szCs w:val="28"/>
          <w:rtl w:val="0"/>
        </w:rPr>
        <w:t xml:space="preserve">Goal: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Learn how to use ruleflow to control the sequence of rule execution.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8"/>
          <w:szCs w:val="28"/>
          <w:rtl w:val="0"/>
        </w:rPr>
        <w:t xml:space="preserve">Lab Assets: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With this and the remaining labs, we transition from rules management to Business Process Model and Notation 2 (BPMN2) and control. </w:t>
      </w:r>
      <w:r w:rsidDel="00000000" w:rsidR="00000000" w:rsidRPr="00000000">
        <w:rPr>
          <w:rtl w:val="0"/>
        </w:rPr>
      </w:r>
    </w:p>
    <w:p w:rsidR="00000000" w:rsidDel="00000000" w:rsidP="00000000" w:rsidRDefault="00000000" w:rsidRPr="00000000">
      <w:pPr>
        <w:widowControl w:val="1"/>
        <w:spacing w:after="72" w:before="144" w:line="240" w:lineRule="auto"/>
        <w:contextualSpacing w:val="0"/>
      </w:pPr>
      <w:bookmarkStart w:colFirst="0" w:colLast="0" w:name="h.30j0zll" w:id="1"/>
      <w:bookmarkEnd w:id="1"/>
      <w:r w:rsidDel="00000000" w:rsidR="00000000" w:rsidRPr="00000000">
        <w:rPr>
          <w:rFonts w:ascii="Liberation Sans" w:cs="Liberation Sans" w:eastAsia="Liberation Sans" w:hAnsi="Liberation Sans"/>
          <w:b w:val="1"/>
          <w:smallCaps w:val="1"/>
          <w:color w:val="ff0000"/>
          <w:sz w:val="24"/>
          <w:szCs w:val="24"/>
          <w:rtl w:val="0"/>
        </w:rPr>
        <w:t xml:space="preserve">1. Create a New Business Process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Create a new business process to manage ruleflow using the Process Designer (also called Web Designer). </w:t>
      </w:r>
      <w:r w:rsidDel="00000000" w:rsidR="00000000" w:rsidRPr="00000000">
        <w:rPr>
          <w:rtl w:val="0"/>
        </w:rPr>
      </w:r>
    </w:p>
    <w:p w:rsidR="00000000" w:rsidDel="00000000" w:rsidP="00000000" w:rsidRDefault="00000000" w:rsidRPr="00000000">
      <w:pPr>
        <w:widowControl w:val="0"/>
        <w:numPr>
          <w:ilvl w:val="0"/>
          <w:numId w:val="1"/>
        </w:numPr>
        <w:spacing w:after="72" w:before="0" w:line="240" w:lineRule="auto"/>
        <w:ind w:left="960" w:hanging="360"/>
        <w:rPr/>
      </w:pPr>
      <w:r w:rsidDel="00000000" w:rsidR="00000000" w:rsidRPr="00000000">
        <w:rPr>
          <w:rFonts w:ascii="Liberation Sans" w:cs="Liberation Sans" w:eastAsia="Liberation Sans" w:hAnsi="Liberation Sans"/>
          <w:b w:val="0"/>
          <w:color w:val="000000"/>
          <w:sz w:val="22"/>
          <w:szCs w:val="22"/>
          <w:rtl w:val="0"/>
        </w:rPr>
        <w:t xml:space="preserve">In the BPM Console of BPM Suite 6, click </w:t>
      </w:r>
      <w:r w:rsidDel="00000000" w:rsidR="00000000" w:rsidRPr="00000000">
        <w:rPr>
          <w:rFonts w:ascii="Liberation Sans" w:cs="Liberation Sans" w:eastAsia="Liberation Sans" w:hAnsi="Liberation Sans"/>
          <w:b w:val="1"/>
          <w:color w:val="000000"/>
          <w:sz w:val="22"/>
          <w:szCs w:val="22"/>
          <w:rtl w:val="0"/>
        </w:rPr>
        <w:t xml:space="preserve">Authoring</w:t>
      </w:r>
      <w:r w:rsidDel="00000000" w:rsidR="00000000" w:rsidRPr="00000000">
        <w:rPr>
          <w:rFonts w:ascii="Liberation Sans" w:cs="Liberation Sans" w:eastAsia="Liberation Sans" w:hAnsi="Liberation Sans"/>
          <w:b w:val="0"/>
          <w:color w:val="000000"/>
          <w:sz w:val="22"/>
          <w:szCs w:val="22"/>
          <w:rtl w:val="0"/>
        </w:rPr>
        <w:t xml:space="preserve"> → </w:t>
      </w:r>
      <w:r w:rsidDel="00000000" w:rsidR="00000000" w:rsidRPr="00000000">
        <w:rPr>
          <w:rFonts w:ascii="Liberation Sans" w:cs="Liberation Sans" w:eastAsia="Liberation Sans" w:hAnsi="Liberation Sans"/>
          <w:b w:val="1"/>
          <w:color w:val="000000"/>
          <w:sz w:val="22"/>
          <w:szCs w:val="22"/>
          <w:rtl w:val="0"/>
        </w:rPr>
        <w:t xml:space="preserve">Project Authoring.</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1"/>
        </w:numPr>
        <w:spacing w:after="72" w:before="0" w:line="240" w:lineRule="auto"/>
        <w:ind w:left="960" w:hanging="360"/>
        <w:rPr/>
      </w:pPr>
      <w:r w:rsidDel="00000000" w:rsidR="00000000" w:rsidRPr="00000000">
        <w:rPr>
          <w:rFonts w:ascii="Liberation Sans" w:cs="Liberation Sans" w:eastAsia="Liberation Sans" w:hAnsi="Liberation Sans"/>
          <w:b w:val="0"/>
          <w:color w:val="000000"/>
          <w:sz w:val="22"/>
          <w:szCs w:val="22"/>
          <w:rtl w:val="0"/>
        </w:rPr>
        <w:t xml:space="preserve">On the Project Explorer screen, Click </w:t>
      </w:r>
      <w:r w:rsidDel="00000000" w:rsidR="00000000" w:rsidRPr="00000000">
        <w:rPr>
          <w:rFonts w:ascii="Liberation Sans" w:cs="Liberation Sans" w:eastAsia="Liberation Sans" w:hAnsi="Liberation Sans"/>
          <w:b w:val="1"/>
          <w:color w:val="000000"/>
          <w:sz w:val="22"/>
          <w:szCs w:val="22"/>
          <w:rtl w:val="0"/>
        </w:rPr>
        <w:t xml:space="preserve">New Item → Business Process</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1"/>
        </w:numPr>
        <w:spacing w:after="72" w:before="0" w:line="240" w:lineRule="auto"/>
        <w:ind w:left="960" w:hanging="360"/>
        <w:rPr/>
      </w:pPr>
      <w:r w:rsidDel="00000000" w:rsidR="00000000" w:rsidRPr="00000000">
        <w:rPr>
          <w:rFonts w:ascii="Liberation Sans" w:cs="Liberation Sans" w:eastAsia="Liberation Sans" w:hAnsi="Liberation Sans"/>
          <w:b w:val="0"/>
          <w:color w:val="000000"/>
          <w:sz w:val="22"/>
          <w:szCs w:val="22"/>
          <w:rtl w:val="0"/>
        </w:rPr>
        <w:t xml:space="preserve">On the screen that appears, in the Name field, enter </w:t>
      </w:r>
      <w:r w:rsidDel="00000000" w:rsidR="00000000" w:rsidRPr="00000000">
        <w:rPr>
          <w:rFonts w:ascii="Liberation Sans" w:cs="Liberation Sans" w:eastAsia="Liberation Sans" w:hAnsi="Liberation Sans"/>
          <w:b w:val="1"/>
          <w:color w:val="000000"/>
          <w:sz w:val="22"/>
          <w:szCs w:val="22"/>
          <w:rtl w:val="0"/>
        </w:rPr>
        <w:t xml:space="preserve">policyquotecalculationprocess</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1"/>
        </w:numPr>
        <w:spacing w:after="72" w:before="0" w:line="240" w:lineRule="auto"/>
        <w:ind w:left="960" w:hanging="360"/>
        <w:rPr/>
      </w:pPr>
      <w:r w:rsidDel="00000000" w:rsidR="00000000" w:rsidRPr="00000000">
        <w:rPr>
          <w:rFonts w:ascii="Liberation Sans" w:cs="Liberation Sans" w:eastAsia="Liberation Sans" w:hAnsi="Liberation Sans"/>
          <w:b w:val="0"/>
          <w:color w:val="000000"/>
          <w:sz w:val="22"/>
          <w:szCs w:val="22"/>
          <w:rtl w:val="0"/>
        </w:rPr>
        <w:t xml:space="preserve">Click Ok. </w:t>
      </w:r>
      <w:r w:rsidDel="00000000" w:rsidR="00000000" w:rsidRPr="00000000">
        <w:rPr>
          <w:rtl w:val="0"/>
        </w:rPr>
      </w:r>
    </w:p>
    <w:p w:rsidR="00000000" w:rsidDel="00000000" w:rsidP="00000000" w:rsidRDefault="00000000" w:rsidRPr="00000000">
      <w:pPr>
        <w:widowControl w:val="1"/>
        <w:spacing w:after="72" w:before="144" w:line="240" w:lineRule="auto"/>
        <w:contextualSpacing w:val="0"/>
      </w:pPr>
      <w:bookmarkStart w:colFirst="0" w:colLast="0" w:name="h.1fob9te" w:id="2"/>
      <w:bookmarkEnd w:id="2"/>
      <w:r w:rsidDel="00000000" w:rsidR="00000000" w:rsidRPr="00000000">
        <w:rPr>
          <w:rFonts w:ascii="Liberation Sans" w:cs="Liberation Sans" w:eastAsia="Liberation Sans" w:hAnsi="Liberation Sans"/>
          <w:b w:val="1"/>
          <w:smallCaps w:val="1"/>
          <w:color w:val="ff0000"/>
          <w:sz w:val="24"/>
          <w:szCs w:val="24"/>
          <w:rtl w:val="0"/>
        </w:rPr>
        <w:t xml:space="preserve">2. Set Properties and Imports for the Diagram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In this section, you’ll add properties such as id and package as well as import statements. The value of the id property for the diagram is important. As you will see in a later lab, you can use the Id value to execute this business process.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Click anywhere on the canvas, and then click the </w:t>
      </w:r>
      <w:r w:rsidDel="00000000" w:rsidR="00000000" w:rsidRPr="00000000">
        <w:rPr>
          <w:rFonts w:ascii="Liberation Sans" w:cs="Liberation Sans" w:eastAsia="Liberation Sans" w:hAnsi="Liberation Sans"/>
          <w:b w:val="1"/>
          <w:color w:val="000000"/>
          <w:sz w:val="32"/>
          <w:szCs w:val="32"/>
          <w:rtl w:val="0"/>
        </w:rPr>
        <w:t xml:space="preserve">&lt;&lt;</w:t>
      </w:r>
      <w:r w:rsidDel="00000000" w:rsidR="00000000" w:rsidRPr="00000000">
        <w:rPr>
          <w:rFonts w:ascii="Liberation Sans" w:cs="Liberation Sans" w:eastAsia="Liberation Sans" w:hAnsi="Liberation Sans"/>
          <w:b w:val="0"/>
          <w:color w:val="000000"/>
          <w:sz w:val="22"/>
          <w:szCs w:val="22"/>
          <w:rtl w:val="0"/>
        </w:rPr>
        <w:t xml:space="preserve"> icon in the upper-right corner of the screen to open the </w:t>
      </w:r>
      <w:r w:rsidDel="00000000" w:rsidR="00000000" w:rsidRPr="00000000">
        <w:rPr>
          <w:rFonts w:ascii="Liberation Sans" w:cs="Liberation Sans" w:eastAsia="Liberation Sans" w:hAnsi="Liberation Sans"/>
          <w:b w:val="1"/>
          <w:color w:val="000000"/>
          <w:sz w:val="22"/>
          <w:szCs w:val="22"/>
          <w:rtl w:val="0"/>
        </w:rPr>
        <w:t xml:space="preserve">Properties</w:t>
      </w:r>
      <w:r w:rsidDel="00000000" w:rsidR="00000000" w:rsidRPr="00000000">
        <w:rPr>
          <w:rFonts w:ascii="Liberation Sans" w:cs="Liberation Sans" w:eastAsia="Liberation Sans" w:hAnsi="Liberation Sans"/>
          <w:b w:val="0"/>
          <w:color w:val="000000"/>
          <w:sz w:val="22"/>
          <w:szCs w:val="22"/>
          <w:rtl w:val="0"/>
        </w:rPr>
        <w:t xml:space="preserve"> panel.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Verify that the Id property of the process to is set to </w:t>
      </w:r>
      <w:r w:rsidDel="00000000" w:rsidR="00000000" w:rsidRPr="00000000">
        <w:rPr>
          <w:rFonts w:ascii="Liberation Sans" w:cs="Liberation Sans" w:eastAsia="Liberation Sans" w:hAnsi="Liberation Sans"/>
          <w:b w:val="1"/>
          <w:color w:val="000000"/>
          <w:sz w:val="20"/>
          <w:szCs w:val="20"/>
          <w:rtl w:val="0"/>
        </w:rPr>
        <w:t xml:space="preserve">policyquote.policyquotecalculationprocess</w:t>
      </w:r>
      <w:r w:rsidDel="00000000" w:rsidR="00000000" w:rsidRPr="00000000">
        <w:rPr>
          <w:rFonts w:ascii="Liberation Sans" w:cs="Liberation Sans" w:eastAsia="Liberation Sans" w:hAnsi="Liberation Sans"/>
          <w:b w:val="0"/>
          <w:color w:val="000000"/>
          <w:sz w:val="20"/>
          <w:szCs w:val="20"/>
          <w:rtl w:val="0"/>
        </w:rPr>
        <w:t xml:space="preserve">.</w:t>
      </w:r>
      <w:r w:rsidDel="00000000" w:rsidR="00000000" w:rsidRPr="00000000">
        <w:rPr>
          <w:rFonts w:ascii="Liberation Sans" w:cs="Liberation Sans" w:eastAsia="Liberation Sans" w:hAnsi="Liberation Sans"/>
          <w:b w:val="0"/>
          <w:color w:val="000000"/>
          <w:sz w:val="32"/>
          <w:szCs w:val="32"/>
          <w:rtl w:val="0"/>
        </w:rPr>
        <w:t xml:space="preserve">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Change the Package property to </w:t>
      </w:r>
      <w:r w:rsidDel="00000000" w:rsidR="00000000" w:rsidRPr="00000000">
        <w:rPr>
          <w:rFonts w:ascii="Liberation Sans" w:cs="Liberation Sans" w:eastAsia="Liberation Sans" w:hAnsi="Liberation Sans"/>
          <w:b w:val="1"/>
          <w:color w:val="000000"/>
          <w:sz w:val="22"/>
          <w:szCs w:val="22"/>
          <w:rtl w:val="0"/>
        </w:rPr>
        <w:t xml:space="preserve">acme.policyquote</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On the Properties panel, click the Imports drop-down arrow.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 On the screen that appears, click Add Import and add the Data Objects created. When completed the screen looks as below:</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drawing>
          <wp:inline distB="0" distT="0" distL="0" distR="0">
            <wp:extent cx="6400800" cy="2543625"/>
            <wp:effectExtent b="0" l="0" r="0" t="0"/>
            <wp:docPr id="1"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6400800" cy="25436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0"/>
        </w:tabs>
        <w:spacing w:after="72" w:before="0" w:line="240" w:lineRule="auto"/>
        <w:ind w:left="504" w:firstLine="0"/>
        <w:contextualSpacing w:val="0"/>
      </w:pPr>
      <w:bookmarkStart w:colFirst="0" w:colLast="0" w:name="h.3znysh7" w:id="3"/>
      <w:bookmarkEnd w:id="3"/>
      <w:r w:rsidDel="00000000" w:rsidR="00000000" w:rsidRPr="00000000">
        <w:rPr>
          <w:rtl w:val="0"/>
        </w:rPr>
      </w:r>
    </w:p>
    <w:p w:rsidR="00000000" w:rsidDel="00000000" w:rsidP="00000000" w:rsidRDefault="00000000" w:rsidRPr="00000000">
      <w:pPr>
        <w:widowControl w:val="1"/>
        <w:spacing w:after="72" w:before="144" w:line="240" w:lineRule="auto"/>
        <w:contextualSpacing w:val="0"/>
      </w:pPr>
      <w:r w:rsidDel="00000000" w:rsidR="00000000" w:rsidRPr="00000000">
        <w:rPr>
          <w:rFonts w:ascii="Liberation Sans" w:cs="Liberation Sans" w:eastAsia="Liberation Sans" w:hAnsi="Liberation Sans"/>
          <w:b w:val="1"/>
          <w:smallCaps w:val="1"/>
          <w:color w:val="ff0000"/>
          <w:sz w:val="24"/>
          <w:szCs w:val="24"/>
          <w:rtl w:val="0"/>
        </w:rPr>
        <w:t xml:space="preserve">3. ADDING EVENTS</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An event is something that happens during the course of a process. Events affect the flow of the process, usually have a cause or an impact, and generally require or allow for a reaction.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A task is an atomic activity in a BPMN2 process.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2"/>
          <w:szCs w:val="22"/>
          <w:rtl w:val="0"/>
        </w:rPr>
        <w:t xml:space="preserve">With the Start Event icon selected, observe the shortcut items that appear next to the start node:</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Click the icon that is square with rounded corners.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With the new task node selected, click the &lt;&lt; icon in the upper-right corner of the drawing palette to open the Properties panel.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Under Core Properties, change the name of the task to </w:t>
      </w:r>
      <w:r w:rsidDel="00000000" w:rsidR="00000000" w:rsidRPr="00000000">
        <w:rPr>
          <w:rFonts w:ascii="Liberation Sans" w:cs="Liberation Sans" w:eastAsia="Liberation Sans" w:hAnsi="Liberation Sans"/>
          <w:b w:val="1"/>
          <w:color w:val="000000"/>
          <w:sz w:val="22"/>
          <w:szCs w:val="22"/>
          <w:rtl w:val="0"/>
        </w:rPr>
        <w:t xml:space="preserve">Rejection</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For the </w:t>
      </w:r>
      <w:r w:rsidDel="00000000" w:rsidR="00000000" w:rsidRPr="00000000">
        <w:rPr>
          <w:rFonts w:ascii="Liberation Sans" w:cs="Liberation Sans" w:eastAsia="Liberation Sans" w:hAnsi="Liberation Sans"/>
          <w:b w:val="1"/>
          <w:color w:val="000000"/>
          <w:sz w:val="22"/>
          <w:szCs w:val="22"/>
          <w:rtl w:val="0"/>
        </w:rPr>
        <w:t xml:space="preserve">Task Type</w:t>
      </w:r>
      <w:r w:rsidDel="00000000" w:rsidR="00000000" w:rsidRPr="00000000">
        <w:rPr>
          <w:rFonts w:ascii="Liberation Sans" w:cs="Liberation Sans" w:eastAsia="Liberation Sans" w:hAnsi="Liberation Sans"/>
          <w:b w:val="0"/>
          <w:color w:val="000000"/>
          <w:sz w:val="22"/>
          <w:szCs w:val="22"/>
          <w:rtl w:val="0"/>
        </w:rPr>
        <w:t xml:space="preserve">, select </w:t>
      </w:r>
      <w:r w:rsidDel="00000000" w:rsidR="00000000" w:rsidRPr="00000000">
        <w:rPr>
          <w:rFonts w:ascii="Liberation Sans" w:cs="Liberation Sans" w:eastAsia="Liberation Sans" w:hAnsi="Liberation Sans"/>
          <w:b w:val="1"/>
          <w:color w:val="000000"/>
          <w:sz w:val="22"/>
          <w:szCs w:val="22"/>
          <w:rtl w:val="0"/>
        </w:rPr>
        <w:t xml:space="preserve">Business Rule</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8"/>
        </w:numPr>
        <w:tabs>
          <w:tab w:val="left" w:pos="0"/>
        </w:tabs>
        <w:spacing w:after="72" w:before="0" w:line="240" w:lineRule="auto"/>
        <w:ind w:left="504" w:hanging="144"/>
        <w:rPr/>
      </w:pPr>
      <w:r w:rsidDel="00000000" w:rsidR="00000000" w:rsidRPr="00000000">
        <w:rPr>
          <w:rFonts w:ascii="Liberation Sans" w:cs="Liberation Sans" w:eastAsia="Liberation Sans" w:hAnsi="Liberation Sans"/>
          <w:b w:val="0"/>
          <w:color w:val="000000"/>
          <w:sz w:val="22"/>
          <w:szCs w:val="22"/>
          <w:rtl w:val="0"/>
        </w:rPr>
        <w:t xml:space="preserve">For the </w:t>
      </w:r>
      <w:r w:rsidDel="00000000" w:rsidR="00000000" w:rsidRPr="00000000">
        <w:rPr>
          <w:rFonts w:ascii="Liberation Sans" w:cs="Liberation Sans" w:eastAsia="Liberation Sans" w:hAnsi="Liberation Sans"/>
          <w:b w:val="1"/>
          <w:color w:val="000000"/>
          <w:sz w:val="22"/>
          <w:szCs w:val="22"/>
          <w:rtl w:val="0"/>
        </w:rPr>
        <w:t xml:space="preserve">RuleFlow Group</w:t>
      </w:r>
      <w:r w:rsidDel="00000000" w:rsidR="00000000" w:rsidRPr="00000000">
        <w:rPr>
          <w:rFonts w:ascii="Liberation Sans" w:cs="Liberation Sans" w:eastAsia="Liberation Sans" w:hAnsi="Liberation Sans"/>
          <w:b w:val="0"/>
          <w:color w:val="000000"/>
          <w:sz w:val="22"/>
          <w:szCs w:val="22"/>
          <w:rtl w:val="0"/>
        </w:rPr>
        <w:t xml:space="preserve"> property, set the value to </w:t>
      </w:r>
      <w:r w:rsidDel="00000000" w:rsidR="00000000" w:rsidRPr="00000000">
        <w:rPr>
          <w:rFonts w:ascii="Liberation Sans" w:cs="Liberation Sans" w:eastAsia="Liberation Sans" w:hAnsi="Liberation Sans"/>
          <w:b w:val="1"/>
          <w:color w:val="000000"/>
          <w:sz w:val="22"/>
          <w:szCs w:val="22"/>
          <w:rtl w:val="0"/>
        </w:rPr>
        <w:t xml:space="preserve">rejection</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tabs>
          <w:tab w:val="left" w:pos="0"/>
        </w:tabs>
        <w:spacing w:after="72" w:before="0" w:line="240" w:lineRule="auto"/>
        <w:ind w:left="504" w:firstLine="0"/>
        <w:contextualSpacing w:val="0"/>
      </w:pPr>
      <w:r w:rsidDel="00000000" w:rsidR="00000000" w:rsidRPr="00000000">
        <w:rPr>
          <w:rFonts w:ascii="Liberation Sans" w:cs="Liberation Sans" w:eastAsia="Liberation Sans" w:hAnsi="Liberation Sans"/>
          <w:b w:val="0"/>
          <w:color w:val="000000"/>
          <w:sz w:val="22"/>
          <w:szCs w:val="22"/>
          <w:rtl w:val="0"/>
        </w:rPr>
        <w:t xml:space="preserve">The process now looks like this</w:t>
      </w:r>
      <w:r w:rsidDel="00000000" w:rsidR="00000000" w:rsidRPr="00000000">
        <w:rPr>
          <w:rtl w:val="0"/>
        </w:rPr>
      </w:r>
    </w:p>
    <w:p w:rsidR="00000000" w:rsidDel="00000000" w:rsidP="00000000" w:rsidRDefault="00000000" w:rsidRPr="00000000">
      <w:pPr>
        <w:widowControl w:val="0"/>
        <w:tabs>
          <w:tab w:val="left" w:pos="0"/>
        </w:tabs>
        <w:spacing w:after="72" w:before="0" w:line="240" w:lineRule="auto"/>
        <w:ind w:left="504" w:firstLine="0"/>
        <w:contextualSpacing w:val="0"/>
      </w:pPr>
      <w:r w:rsidDel="00000000" w:rsidR="00000000" w:rsidRPr="00000000">
        <w:drawing>
          <wp:inline distB="0" distT="0" distL="0" distR="0">
            <wp:extent cx="6400800" cy="3036778"/>
            <wp:effectExtent b="0" l="0" r="0" t="0"/>
            <wp:docPr id="3"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6400800" cy="303677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72" w:before="144" w:line="240" w:lineRule="auto"/>
        <w:contextualSpacing w:val="0"/>
      </w:pPr>
      <w:bookmarkStart w:colFirst="0" w:colLast="0" w:name="h.2et92p0" w:id="4"/>
      <w:bookmarkEnd w:id="4"/>
      <w:r w:rsidDel="00000000" w:rsidR="00000000" w:rsidRPr="00000000">
        <w:rPr>
          <w:rtl w:val="0"/>
        </w:rPr>
      </w:r>
    </w:p>
    <w:p w:rsidR="00000000" w:rsidDel="00000000" w:rsidP="00000000" w:rsidRDefault="00000000" w:rsidRPr="00000000">
      <w:pPr>
        <w:widowControl w:val="1"/>
        <w:spacing w:after="72" w:before="144" w:line="240" w:lineRule="auto"/>
        <w:contextualSpacing w:val="0"/>
      </w:pPr>
      <w:r w:rsidDel="00000000" w:rsidR="00000000" w:rsidRPr="00000000">
        <w:rPr>
          <w:rFonts w:ascii="Liberation Sans" w:cs="Liberation Sans" w:eastAsia="Liberation Sans" w:hAnsi="Liberation Sans"/>
          <w:b w:val="1"/>
          <w:smallCaps w:val="1"/>
          <w:color w:val="ff0000"/>
          <w:sz w:val="24"/>
          <w:szCs w:val="24"/>
          <w:rtl w:val="0"/>
        </w:rPr>
        <w:t xml:space="preserve">4. Create a Conditional Business Process Flow </w:t>
      </w:r>
      <w:r w:rsidDel="00000000" w:rsidR="00000000" w:rsidRPr="00000000">
        <w:rPr>
          <w:rtl w:val="0"/>
        </w:rPr>
      </w:r>
    </w:p>
    <w:p w:rsidR="00000000" w:rsidDel="00000000" w:rsidP="00000000" w:rsidRDefault="00000000" w:rsidRPr="00000000">
      <w:pPr>
        <w:widowControl w:val="0"/>
        <w:numPr>
          <w:ilvl w:val="0"/>
          <w:numId w:val="2"/>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Create two gateways: </w:t>
      </w:r>
      <w:r w:rsidDel="00000000" w:rsidR="00000000" w:rsidRPr="00000000">
        <w:rPr>
          <w:rtl w:val="0"/>
        </w:rPr>
      </w:r>
    </w:p>
    <w:p w:rsidR="00000000" w:rsidDel="00000000" w:rsidP="00000000" w:rsidRDefault="00000000" w:rsidRPr="00000000">
      <w:pPr>
        <w:widowControl w:val="0"/>
        <w:numPr>
          <w:ilvl w:val="0"/>
          <w:numId w:val="3"/>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Select the Rejection task. </w:t>
      </w:r>
      <w:r w:rsidDel="00000000" w:rsidR="00000000" w:rsidRPr="00000000">
        <w:rPr>
          <w:rtl w:val="0"/>
        </w:rPr>
      </w:r>
    </w:p>
    <w:p w:rsidR="00000000" w:rsidDel="00000000" w:rsidP="00000000" w:rsidRDefault="00000000" w:rsidRPr="00000000">
      <w:pPr>
        <w:widowControl w:val="0"/>
        <w:numPr>
          <w:ilvl w:val="0"/>
          <w:numId w:val="3"/>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Right Click  and choose an XOR gateway to add.</w:t>
      </w:r>
      <w:r w:rsidDel="00000000" w:rsidR="00000000" w:rsidRPr="00000000">
        <w:rPr>
          <w:rtl w:val="0"/>
        </w:rPr>
      </w:r>
    </w:p>
    <w:p w:rsidR="00000000" w:rsidDel="00000000" w:rsidP="00000000" w:rsidRDefault="00000000" w:rsidRPr="00000000">
      <w:pPr>
        <w:widowControl w:val="0"/>
        <w:numPr>
          <w:ilvl w:val="0"/>
          <w:numId w:val="3"/>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On the Properties panel, for the Exclusive Or gateway name, enter </w:t>
      </w:r>
      <w:r w:rsidDel="00000000" w:rsidR="00000000" w:rsidRPr="00000000">
        <w:rPr>
          <w:rFonts w:ascii="Liberation Sans" w:cs="Liberation Sans" w:eastAsia="Liberation Sans" w:hAnsi="Liberation Sans"/>
          <w:b w:val="1"/>
          <w:color w:val="000000"/>
          <w:sz w:val="22"/>
          <w:szCs w:val="22"/>
          <w:rtl w:val="0"/>
        </w:rPr>
        <w:t xml:space="preserve">Gateway</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3"/>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With Exclusive Or selected, rightclick and add another gateway.</w:t>
      </w:r>
      <w:r w:rsidDel="00000000" w:rsidR="00000000" w:rsidRPr="00000000">
        <w:rPr>
          <w:rtl w:val="0"/>
        </w:rPr>
      </w:r>
    </w:p>
    <w:p w:rsidR="00000000" w:rsidDel="00000000" w:rsidP="00000000" w:rsidRDefault="00000000" w:rsidRPr="00000000">
      <w:pPr>
        <w:widowControl w:val="0"/>
        <w:numPr>
          <w:ilvl w:val="0"/>
          <w:numId w:val="3"/>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On the Properties panel, for the Exclusive Or gateway name, enter </w:t>
      </w:r>
      <w:r w:rsidDel="00000000" w:rsidR="00000000" w:rsidRPr="00000000">
        <w:rPr>
          <w:rFonts w:ascii="Liberation Sans" w:cs="Liberation Sans" w:eastAsia="Liberation Sans" w:hAnsi="Liberation Sans"/>
          <w:b w:val="1"/>
          <w:color w:val="000000"/>
          <w:sz w:val="22"/>
          <w:szCs w:val="22"/>
          <w:rtl w:val="0"/>
        </w:rPr>
        <w:t xml:space="preserve">Join Gateway</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2"/>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With the second Exclusive Or gateway selected, select the circle icon that does not have a double line around it from the shortcut palette; this is the End Event icon. </w:t>
      </w:r>
      <w:r w:rsidDel="00000000" w:rsidR="00000000" w:rsidRPr="00000000">
        <w:rPr>
          <w:rtl w:val="0"/>
        </w:rPr>
      </w:r>
    </w:p>
    <w:p w:rsidR="00000000" w:rsidDel="00000000" w:rsidP="00000000" w:rsidRDefault="00000000" w:rsidRPr="00000000">
      <w:pPr>
        <w:widowControl w:val="0"/>
        <w:spacing w:after="72" w:before="0" w:line="240" w:lineRule="auto"/>
        <w:ind w:left="1200" w:firstLine="0"/>
        <w:contextualSpacing w:val="0"/>
      </w:pPr>
      <w:r w:rsidDel="00000000" w:rsidR="00000000" w:rsidRPr="00000000">
        <w:rPr>
          <w:rFonts w:ascii="Liberation Sans" w:cs="Liberation Sans" w:eastAsia="Liberation Sans" w:hAnsi="Liberation Sans"/>
          <w:b w:val="0"/>
          <w:color w:val="000000"/>
          <w:sz w:val="22"/>
          <w:szCs w:val="22"/>
          <w:rtl w:val="0"/>
        </w:rPr>
        <w:t xml:space="preserve">The process looks like this after this step:</w:t>
      </w:r>
      <w:r w:rsidDel="00000000" w:rsidR="00000000" w:rsidRPr="00000000">
        <w:rPr>
          <w:rtl w:val="0"/>
        </w:rPr>
      </w:r>
    </w:p>
    <w:p w:rsidR="00000000" w:rsidDel="00000000" w:rsidP="00000000" w:rsidRDefault="00000000" w:rsidRPr="00000000">
      <w:pPr>
        <w:widowControl w:val="0"/>
        <w:spacing w:after="72" w:before="0" w:line="240" w:lineRule="auto"/>
        <w:ind w:left="1200" w:firstLine="0"/>
        <w:contextualSpacing w:val="0"/>
      </w:pPr>
      <w:r w:rsidDel="00000000" w:rsidR="00000000" w:rsidRPr="00000000">
        <w:drawing>
          <wp:inline distB="0" distT="0" distL="0" distR="0">
            <wp:extent cx="6400800" cy="2006516"/>
            <wp:effectExtent b="0" l="0" r="0" t="0"/>
            <wp:docPr id="2"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6400800" cy="200651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Add a Calculation task and properties: </w:t>
      </w:r>
      <w:r w:rsidDel="00000000" w:rsidR="00000000" w:rsidRPr="00000000">
        <w:rPr>
          <w:rtl w:val="0"/>
        </w:rPr>
      </w:r>
    </w:p>
    <w:p w:rsidR="00000000" w:rsidDel="00000000" w:rsidP="00000000" w:rsidRDefault="00000000" w:rsidRPr="00000000">
      <w:pPr>
        <w:widowControl w:val="0"/>
        <w:numPr>
          <w:ilvl w:val="0"/>
          <w:numId w:val="5"/>
        </w:numPr>
        <w:spacing w:after="72" w:before="0" w:line="240" w:lineRule="auto"/>
        <w:ind w:left="1440" w:hanging="360"/>
        <w:rPr/>
      </w:pPr>
      <w:r w:rsidDel="00000000" w:rsidR="00000000" w:rsidRPr="00000000">
        <w:rPr>
          <w:rFonts w:ascii="Liberation Sans" w:cs="Liberation Sans" w:eastAsia="Liberation Sans" w:hAnsi="Liberation Sans"/>
          <w:b w:val="0"/>
          <w:color w:val="000000"/>
          <w:sz w:val="22"/>
          <w:szCs w:val="22"/>
          <w:rtl w:val="0"/>
        </w:rPr>
        <w:t xml:space="preserve">Select the first Exclusive Or gateway again. Drag the Task icon from the shortcut palette and drop it onto the canvas under the sequence line that connects the two gateways. </w:t>
      </w:r>
      <w:r w:rsidDel="00000000" w:rsidR="00000000" w:rsidRPr="00000000">
        <w:rPr>
          <w:rtl w:val="0"/>
        </w:rPr>
      </w:r>
    </w:p>
    <w:p w:rsidR="00000000" w:rsidDel="00000000" w:rsidP="00000000" w:rsidRDefault="00000000" w:rsidRPr="00000000">
      <w:pPr>
        <w:widowControl w:val="0"/>
        <w:numPr>
          <w:ilvl w:val="0"/>
          <w:numId w:val="5"/>
        </w:numPr>
        <w:spacing w:after="72" w:before="0" w:line="240" w:lineRule="auto"/>
        <w:ind w:left="1440" w:hanging="360"/>
        <w:rPr/>
      </w:pPr>
      <w:r w:rsidDel="00000000" w:rsidR="00000000" w:rsidRPr="00000000">
        <w:rPr>
          <w:rFonts w:ascii="Liberation Sans" w:cs="Liberation Sans" w:eastAsia="Liberation Sans" w:hAnsi="Liberation Sans"/>
          <w:b w:val="0"/>
          <w:color w:val="000000"/>
          <w:sz w:val="22"/>
          <w:szCs w:val="22"/>
          <w:rtl w:val="0"/>
        </w:rPr>
        <w:t xml:space="preserve"> With this task node selected, go to the Properties (Task) panel on the right. </w:t>
      </w:r>
      <w:r w:rsidDel="00000000" w:rsidR="00000000" w:rsidRPr="00000000">
        <w:rPr>
          <w:rtl w:val="0"/>
        </w:rPr>
      </w:r>
    </w:p>
    <w:p w:rsidR="00000000" w:rsidDel="00000000" w:rsidP="00000000" w:rsidRDefault="00000000" w:rsidRPr="00000000">
      <w:pPr>
        <w:widowControl w:val="0"/>
        <w:numPr>
          <w:ilvl w:val="0"/>
          <w:numId w:val="5"/>
        </w:numPr>
        <w:spacing w:after="72" w:before="0" w:line="240" w:lineRule="auto"/>
        <w:ind w:left="1440" w:hanging="360"/>
        <w:rPr/>
      </w:pPr>
      <w:r w:rsidDel="00000000" w:rsidR="00000000" w:rsidRPr="00000000">
        <w:rPr>
          <w:rFonts w:ascii="Liberation Sans" w:cs="Liberation Sans" w:eastAsia="Liberation Sans" w:hAnsi="Liberation Sans"/>
          <w:b w:val="0"/>
          <w:color w:val="000000"/>
          <w:sz w:val="22"/>
          <w:szCs w:val="22"/>
          <w:rtl w:val="0"/>
        </w:rPr>
        <w:t xml:space="preserve">Select Business Rule for the Task Type and name it </w:t>
      </w:r>
      <w:r w:rsidDel="00000000" w:rsidR="00000000" w:rsidRPr="00000000">
        <w:rPr>
          <w:rFonts w:ascii="Liberation Sans" w:cs="Liberation Sans" w:eastAsia="Liberation Sans" w:hAnsi="Liberation Sans"/>
          <w:b w:val="1"/>
          <w:color w:val="000000"/>
          <w:sz w:val="22"/>
          <w:szCs w:val="22"/>
          <w:rtl w:val="0"/>
        </w:rPr>
        <w:t xml:space="preserve">Calculation</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5"/>
        </w:numPr>
        <w:spacing w:after="72" w:before="0" w:line="240" w:lineRule="auto"/>
        <w:ind w:left="1440" w:hanging="360"/>
        <w:rPr/>
      </w:pPr>
      <w:r w:rsidDel="00000000" w:rsidR="00000000" w:rsidRPr="00000000">
        <w:rPr>
          <w:rFonts w:ascii="Liberation Sans" w:cs="Liberation Sans" w:eastAsia="Liberation Sans" w:hAnsi="Liberation Sans"/>
          <w:b w:val="0"/>
          <w:color w:val="000000"/>
          <w:sz w:val="22"/>
          <w:szCs w:val="22"/>
          <w:rtl w:val="0"/>
        </w:rPr>
        <w:t xml:space="preserve">Find the </w:t>
      </w:r>
      <w:r w:rsidDel="00000000" w:rsidR="00000000" w:rsidRPr="00000000">
        <w:rPr>
          <w:rFonts w:ascii="Liberation Sans" w:cs="Liberation Sans" w:eastAsia="Liberation Sans" w:hAnsi="Liberation Sans"/>
          <w:b w:val="1"/>
          <w:color w:val="000000"/>
          <w:sz w:val="22"/>
          <w:szCs w:val="22"/>
          <w:rtl w:val="0"/>
        </w:rPr>
        <w:t xml:space="preserve">RuleFlow Group</w:t>
      </w:r>
      <w:r w:rsidDel="00000000" w:rsidR="00000000" w:rsidRPr="00000000">
        <w:rPr>
          <w:rFonts w:ascii="Liberation Sans" w:cs="Liberation Sans" w:eastAsia="Liberation Sans" w:hAnsi="Liberation Sans"/>
          <w:b w:val="0"/>
          <w:color w:val="000000"/>
          <w:sz w:val="22"/>
          <w:szCs w:val="22"/>
          <w:rtl w:val="0"/>
        </w:rPr>
        <w:t xml:space="preserve"> property and set the value to </w:t>
      </w:r>
      <w:r w:rsidDel="00000000" w:rsidR="00000000" w:rsidRPr="00000000">
        <w:rPr>
          <w:rFonts w:ascii="Liberation Sans" w:cs="Liberation Sans" w:eastAsia="Liberation Sans" w:hAnsi="Liberation Sans"/>
          <w:b w:val="1"/>
          <w:color w:val="000000"/>
          <w:sz w:val="22"/>
          <w:szCs w:val="22"/>
          <w:rtl w:val="0"/>
        </w:rPr>
        <w:t xml:space="preserve">calculation</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spacing w:after="72" w:before="0" w:line="240" w:lineRule="auto"/>
        <w:ind w:left="1440" w:firstLine="0"/>
        <w:contextualSpacing w:val="0"/>
      </w:pPr>
      <w:r w:rsidDel="00000000" w:rsidR="00000000" w:rsidRPr="00000000">
        <w:rPr>
          <w:rFonts w:ascii="Liberation Sans" w:cs="Liberation Sans" w:eastAsia="Liberation Sans" w:hAnsi="Liberation Sans"/>
          <w:b w:val="0"/>
          <w:color w:val="000000"/>
          <w:sz w:val="22"/>
          <w:szCs w:val="22"/>
          <w:rtl w:val="0"/>
        </w:rPr>
        <w:t xml:space="preserve">The process now looks like this</w:t>
      </w:r>
      <w:r w:rsidDel="00000000" w:rsidR="00000000" w:rsidRPr="00000000">
        <w:rPr>
          <w:rtl w:val="0"/>
        </w:rPr>
      </w:r>
    </w:p>
    <w:p w:rsidR="00000000" w:rsidDel="00000000" w:rsidP="00000000" w:rsidRDefault="00000000" w:rsidRPr="00000000">
      <w:pPr>
        <w:widowControl w:val="0"/>
        <w:spacing w:after="72" w:before="0" w:line="240" w:lineRule="auto"/>
        <w:ind w:left="1440" w:firstLine="0"/>
        <w:contextualSpacing w:val="0"/>
      </w:pPr>
      <w:r w:rsidDel="00000000" w:rsidR="00000000" w:rsidRPr="00000000">
        <w:drawing>
          <wp:inline distB="0" distT="0" distL="0" distR="0">
            <wp:extent cx="6400800" cy="2843741"/>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400800" cy="284374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Select the sequence flow between the first Exclusive Or gateway and the Calculation task: </w:t>
      </w:r>
      <w:r w:rsidDel="00000000" w:rsidR="00000000" w:rsidRPr="00000000">
        <w:rPr>
          <w:rtl w:val="0"/>
        </w:rPr>
      </w:r>
    </w:p>
    <w:p w:rsidR="00000000" w:rsidDel="00000000" w:rsidP="00000000" w:rsidRDefault="00000000" w:rsidRPr="00000000">
      <w:pPr>
        <w:widowControl w:val="0"/>
        <w:numPr>
          <w:ilvl w:val="0"/>
          <w:numId w:val="6"/>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On the Properties (Sequence Flow) panel on the right, select Drools for the Condition Expression Language and enter </w:t>
      </w:r>
      <w:r w:rsidDel="00000000" w:rsidR="00000000" w:rsidRPr="00000000">
        <w:rPr>
          <w:rFonts w:ascii="Liberation Sans" w:cs="Liberation Sans" w:eastAsia="Liberation Sans" w:hAnsi="Liberation Sans"/>
          <w:b w:val="1"/>
          <w:color w:val="000000"/>
          <w:sz w:val="22"/>
          <w:szCs w:val="22"/>
          <w:rtl w:val="0"/>
        </w:rPr>
        <w:t xml:space="preserve">not Rejection()</w:t>
      </w:r>
      <w:r w:rsidDel="00000000" w:rsidR="00000000" w:rsidRPr="00000000">
        <w:rPr>
          <w:rFonts w:ascii="Liberation Sans" w:cs="Liberation Sans" w:eastAsia="Liberation Sans" w:hAnsi="Liberation Sans"/>
          <w:b w:val="0"/>
          <w:color w:val="000000"/>
          <w:sz w:val="22"/>
          <w:szCs w:val="22"/>
          <w:rtl w:val="0"/>
        </w:rPr>
        <w:t xml:space="preserve"> for the Condition Expression. </w:t>
      </w:r>
      <w:r w:rsidDel="00000000" w:rsidR="00000000" w:rsidRPr="00000000">
        <w:rPr>
          <w:rtl w:val="0"/>
        </w:rPr>
      </w:r>
    </w:p>
    <w:p w:rsidR="00000000" w:rsidDel="00000000" w:rsidP="00000000" w:rsidRDefault="00000000" w:rsidRPr="00000000">
      <w:pPr>
        <w:widowControl w:val="0"/>
        <w:numPr>
          <w:ilvl w:val="0"/>
          <w:numId w:val="6"/>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Enter </w:t>
      </w:r>
      <w:r w:rsidDel="00000000" w:rsidR="00000000" w:rsidRPr="00000000">
        <w:rPr>
          <w:rFonts w:ascii="Liberation Sans" w:cs="Liberation Sans" w:eastAsia="Liberation Sans" w:hAnsi="Liberation Sans"/>
          <w:b w:val="1"/>
          <w:color w:val="000000"/>
          <w:sz w:val="22"/>
          <w:szCs w:val="22"/>
          <w:rtl w:val="0"/>
        </w:rPr>
        <w:t xml:space="preserve">Non Rejection</w:t>
      </w:r>
      <w:r w:rsidDel="00000000" w:rsidR="00000000" w:rsidRPr="00000000">
        <w:rPr>
          <w:rFonts w:ascii="Liberation Sans" w:cs="Liberation Sans" w:eastAsia="Liberation Sans" w:hAnsi="Liberation Sans"/>
          <w:b w:val="0"/>
          <w:color w:val="000000"/>
          <w:sz w:val="22"/>
          <w:szCs w:val="22"/>
          <w:rtl w:val="0"/>
        </w:rPr>
        <w:t xml:space="preserve"> for the Name property and use a value of </w:t>
      </w:r>
      <w:r w:rsidDel="00000000" w:rsidR="00000000" w:rsidRPr="00000000">
        <w:rPr>
          <w:rFonts w:ascii="Liberation Sans" w:cs="Liberation Sans" w:eastAsia="Liberation Sans" w:hAnsi="Liberation Sans"/>
          <w:b w:val="1"/>
          <w:color w:val="000000"/>
          <w:sz w:val="22"/>
          <w:szCs w:val="22"/>
          <w:rtl w:val="0"/>
        </w:rPr>
        <w:t xml:space="preserve">1</w:t>
      </w:r>
      <w:r w:rsidDel="00000000" w:rsidR="00000000" w:rsidRPr="00000000">
        <w:rPr>
          <w:rFonts w:ascii="Liberation Sans" w:cs="Liberation Sans" w:eastAsia="Liberation Sans" w:hAnsi="Liberation Sans"/>
          <w:b w:val="0"/>
          <w:color w:val="000000"/>
          <w:sz w:val="22"/>
          <w:szCs w:val="22"/>
          <w:rtl w:val="0"/>
        </w:rPr>
        <w:t xml:space="preserve"> for the </w:t>
      </w:r>
      <w:r w:rsidDel="00000000" w:rsidR="00000000" w:rsidRPr="00000000">
        <w:rPr>
          <w:rFonts w:ascii="Liberation Sans" w:cs="Liberation Sans" w:eastAsia="Liberation Sans" w:hAnsi="Liberation Sans"/>
          <w:b w:val="1"/>
          <w:color w:val="000000"/>
          <w:sz w:val="22"/>
          <w:szCs w:val="22"/>
          <w:rtl w:val="0"/>
        </w:rPr>
        <w:t xml:space="preserve">Priority</w:t>
      </w:r>
      <w:r w:rsidDel="00000000" w:rsidR="00000000" w:rsidRPr="00000000">
        <w:rPr>
          <w:rFonts w:ascii="Liberation Sans" w:cs="Liberation Sans" w:eastAsia="Liberation Sans" w:hAnsi="Liberation Sans"/>
          <w:b w:val="0"/>
          <w:color w:val="000000"/>
          <w:sz w:val="22"/>
          <w:szCs w:val="22"/>
          <w:rtl w:val="0"/>
        </w:rPr>
        <w:t xml:space="preserve"> property.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Note :</w:t>
        <w:tab/>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i w:val="1"/>
          <w:color w:val="000000"/>
          <w:sz w:val="22"/>
          <w:szCs w:val="22"/>
          <w:shd w:fill="eeeeee" w:val="clear"/>
          <w:rtl w:val="0"/>
        </w:rPr>
        <w:t xml:space="preserve">When using the XOR type, the route with the lowest priority value is evaluated first.</w:t>
      </w:r>
      <w:r w:rsidDel="00000000" w:rsidR="00000000" w:rsidRPr="00000000">
        <w:rPr>
          <w:rFonts w:ascii="Liberation Sans" w:cs="Liberation Sans" w:eastAsia="Liberation Sans" w:hAnsi="Liberation Sans"/>
          <w:b w:val="0"/>
          <w:color w:val="000000"/>
          <w:sz w:val="22"/>
          <w:szCs w:val="22"/>
          <w:rtl w:val="0"/>
        </w:rPr>
        <w:t xml:space="preserve"> </w:t>
      </w:r>
      <w:r w:rsidDel="00000000" w:rsidR="00000000" w:rsidRPr="00000000">
        <w:rPr>
          <w:rtl w:val="0"/>
        </w:rPr>
      </w:r>
    </w:p>
    <w:p w:rsidR="00000000" w:rsidDel="00000000" w:rsidP="00000000" w:rsidRDefault="00000000" w:rsidRPr="00000000">
      <w:pPr>
        <w:widowControl w:val="0"/>
        <w:numPr>
          <w:ilvl w:val="0"/>
          <w:numId w:val="6"/>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For the sequence flow between the two gateways, select Drools again for the Condition Expression Language and enter </w:t>
      </w:r>
      <w:r w:rsidDel="00000000" w:rsidR="00000000" w:rsidRPr="00000000">
        <w:rPr>
          <w:rFonts w:ascii="Liberation Sans" w:cs="Liberation Sans" w:eastAsia="Liberation Sans" w:hAnsi="Liberation Sans"/>
          <w:b w:val="1"/>
          <w:color w:val="000000"/>
          <w:sz w:val="22"/>
          <w:szCs w:val="22"/>
          <w:rtl w:val="0"/>
        </w:rPr>
        <w:t xml:space="preserve">Rejection()</w:t>
      </w:r>
      <w:r w:rsidDel="00000000" w:rsidR="00000000" w:rsidRPr="00000000">
        <w:rPr>
          <w:rFonts w:ascii="Liberation Sans" w:cs="Liberation Sans" w:eastAsia="Liberation Sans" w:hAnsi="Liberation Sans"/>
          <w:b w:val="0"/>
          <w:color w:val="000000"/>
          <w:sz w:val="22"/>
          <w:szCs w:val="22"/>
          <w:rtl w:val="0"/>
        </w:rPr>
        <w:t xml:space="preserve"> for the Condition Expression. </w:t>
      </w:r>
      <w:r w:rsidDel="00000000" w:rsidR="00000000" w:rsidRPr="00000000">
        <w:rPr>
          <w:rtl w:val="0"/>
        </w:rPr>
      </w:r>
    </w:p>
    <w:p w:rsidR="00000000" w:rsidDel="00000000" w:rsidP="00000000" w:rsidRDefault="00000000" w:rsidRPr="00000000">
      <w:pPr>
        <w:widowControl w:val="0"/>
        <w:numPr>
          <w:ilvl w:val="0"/>
          <w:numId w:val="6"/>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Enter </w:t>
      </w:r>
      <w:r w:rsidDel="00000000" w:rsidR="00000000" w:rsidRPr="00000000">
        <w:rPr>
          <w:rFonts w:ascii="Liberation Sans" w:cs="Liberation Sans" w:eastAsia="Liberation Sans" w:hAnsi="Liberation Sans"/>
          <w:b w:val="1"/>
          <w:color w:val="000000"/>
          <w:sz w:val="22"/>
          <w:szCs w:val="22"/>
          <w:rtl w:val="0"/>
        </w:rPr>
        <w:t xml:space="preserve">Rejection</w:t>
      </w:r>
      <w:r w:rsidDel="00000000" w:rsidR="00000000" w:rsidRPr="00000000">
        <w:rPr>
          <w:rFonts w:ascii="Liberation Sans" w:cs="Liberation Sans" w:eastAsia="Liberation Sans" w:hAnsi="Liberation Sans"/>
          <w:b w:val="0"/>
          <w:color w:val="000000"/>
          <w:sz w:val="22"/>
          <w:szCs w:val="22"/>
          <w:rtl w:val="0"/>
        </w:rPr>
        <w:t xml:space="preserve"> for the Name property and use a value of </w:t>
      </w:r>
      <w:r w:rsidDel="00000000" w:rsidR="00000000" w:rsidRPr="00000000">
        <w:rPr>
          <w:rFonts w:ascii="Liberation Sans" w:cs="Liberation Sans" w:eastAsia="Liberation Sans" w:hAnsi="Liberation Sans"/>
          <w:b w:val="1"/>
          <w:color w:val="000000"/>
          <w:sz w:val="22"/>
          <w:szCs w:val="22"/>
          <w:rtl w:val="0"/>
        </w:rPr>
        <w:t xml:space="preserve">2</w:t>
      </w:r>
      <w:r w:rsidDel="00000000" w:rsidR="00000000" w:rsidRPr="00000000">
        <w:rPr>
          <w:rFonts w:ascii="Liberation Sans" w:cs="Liberation Sans" w:eastAsia="Liberation Sans" w:hAnsi="Liberation Sans"/>
          <w:b w:val="0"/>
          <w:color w:val="000000"/>
          <w:sz w:val="22"/>
          <w:szCs w:val="22"/>
          <w:rtl w:val="0"/>
        </w:rPr>
        <w:t xml:space="preserve"> for the </w:t>
      </w:r>
      <w:r w:rsidDel="00000000" w:rsidR="00000000" w:rsidRPr="00000000">
        <w:rPr>
          <w:rFonts w:ascii="Liberation Sans" w:cs="Liberation Sans" w:eastAsia="Liberation Sans" w:hAnsi="Liberation Sans"/>
          <w:b w:val="1"/>
          <w:color w:val="000000"/>
          <w:sz w:val="22"/>
          <w:szCs w:val="22"/>
          <w:rtl w:val="0"/>
        </w:rPr>
        <w:t xml:space="preserve">Priority</w:t>
      </w:r>
      <w:r w:rsidDel="00000000" w:rsidR="00000000" w:rsidRPr="00000000">
        <w:rPr>
          <w:rFonts w:ascii="Liberation Sans" w:cs="Liberation Sans" w:eastAsia="Liberation Sans" w:hAnsi="Liberation Sans"/>
          <w:b w:val="0"/>
          <w:color w:val="000000"/>
          <w:sz w:val="22"/>
          <w:szCs w:val="22"/>
          <w:rtl w:val="0"/>
        </w:rPr>
        <w:t xml:space="preserve"> property. </w:t>
      </w:r>
      <w:r w:rsidDel="00000000" w:rsidR="00000000" w:rsidRPr="00000000">
        <w:rPr>
          <w:rtl w:val="0"/>
        </w:rPr>
      </w:r>
    </w:p>
    <w:p w:rsidR="00000000" w:rsidDel="00000000" w:rsidP="00000000" w:rsidRDefault="00000000" w:rsidRPr="00000000">
      <w:pPr>
        <w:widowControl w:val="0"/>
        <w:spacing w:after="72" w:before="0" w:line="240" w:lineRule="auto"/>
        <w:ind w:left="1200" w:firstLine="0"/>
        <w:contextualSpacing w:val="0"/>
      </w:pPr>
      <w:r w:rsidDel="00000000" w:rsidR="00000000" w:rsidRPr="00000000">
        <w:rPr>
          <w:rFonts w:ascii="Liberation Sans" w:cs="Liberation Sans" w:eastAsia="Liberation Sans" w:hAnsi="Liberation Sans"/>
          <w:b w:val="0"/>
          <w:color w:val="000000"/>
          <w:sz w:val="22"/>
          <w:szCs w:val="22"/>
          <w:rtl w:val="0"/>
        </w:rPr>
        <w:t xml:space="preserve">The process now looks like this</w:t>
      </w:r>
      <w:r w:rsidDel="00000000" w:rsidR="00000000" w:rsidRPr="00000000">
        <w:rPr>
          <w:rtl w:val="0"/>
        </w:rPr>
      </w:r>
    </w:p>
    <w:p w:rsidR="00000000" w:rsidDel="00000000" w:rsidP="00000000" w:rsidRDefault="00000000" w:rsidRPr="00000000">
      <w:pPr>
        <w:widowControl w:val="0"/>
        <w:spacing w:after="72" w:before="0" w:line="240" w:lineRule="auto"/>
        <w:ind w:left="1200" w:firstLine="0"/>
        <w:contextualSpacing w:val="0"/>
      </w:pPr>
      <w:r w:rsidDel="00000000" w:rsidR="00000000" w:rsidRPr="00000000">
        <w:drawing>
          <wp:inline distB="0" distT="0" distL="0" distR="0">
            <wp:extent cx="6400800" cy="2837726"/>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00800" cy="2837726"/>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72" w:before="144" w:line="240" w:lineRule="auto"/>
        <w:contextualSpacing w:val="0"/>
      </w:pPr>
      <w:bookmarkStart w:colFirst="0" w:colLast="0" w:name="h.tyjcwt" w:id="5"/>
      <w:bookmarkEnd w:id="5"/>
      <w:r w:rsidDel="00000000" w:rsidR="00000000" w:rsidRPr="00000000">
        <w:rPr>
          <w:rtl w:val="0"/>
        </w:rPr>
      </w:r>
    </w:p>
    <w:p w:rsidR="00000000" w:rsidDel="00000000" w:rsidP="00000000" w:rsidRDefault="00000000" w:rsidRPr="00000000">
      <w:pPr>
        <w:widowControl w:val="1"/>
        <w:spacing w:after="72" w:before="144" w:line="240" w:lineRule="auto"/>
        <w:contextualSpacing w:val="0"/>
      </w:pPr>
      <w:r w:rsidDel="00000000" w:rsidR="00000000" w:rsidRPr="00000000">
        <w:rPr>
          <w:rFonts w:ascii="Liberation Sans" w:cs="Liberation Sans" w:eastAsia="Liberation Sans" w:hAnsi="Liberation Sans"/>
          <w:b w:val="1"/>
          <w:smallCaps w:val="1"/>
          <w:color w:val="ff0000"/>
          <w:sz w:val="24"/>
          <w:szCs w:val="24"/>
          <w:rtl w:val="0"/>
        </w:rPr>
        <w:t xml:space="preserve">NOTE the REST OF THE TASKS ARE OPTIONAL IF YOU ARE SHORT ON TIME.</w:t>
      </w:r>
      <w:r w:rsidDel="00000000" w:rsidR="00000000" w:rsidRPr="00000000">
        <w:rPr>
          <w:rtl w:val="0"/>
        </w:rPr>
      </w:r>
    </w:p>
    <w:p w:rsidR="00000000" w:rsidDel="00000000" w:rsidP="00000000" w:rsidRDefault="00000000" w:rsidRPr="00000000">
      <w:pPr>
        <w:widowControl w:val="1"/>
        <w:spacing w:after="72" w:before="144" w:line="240" w:lineRule="auto"/>
        <w:contextualSpacing w:val="0"/>
      </w:pPr>
      <w:r w:rsidDel="00000000" w:rsidR="00000000" w:rsidRPr="00000000">
        <w:rPr>
          <w:rtl w:val="0"/>
        </w:rPr>
      </w:r>
    </w:p>
    <w:p w:rsidR="00000000" w:rsidDel="00000000" w:rsidP="00000000" w:rsidRDefault="00000000" w:rsidRPr="00000000">
      <w:pPr>
        <w:widowControl w:val="1"/>
        <w:spacing w:after="72" w:before="144" w:line="240" w:lineRule="auto"/>
        <w:contextualSpacing w:val="0"/>
      </w:pPr>
      <w:r w:rsidDel="00000000" w:rsidR="00000000" w:rsidRPr="00000000">
        <w:rPr>
          <w:rFonts w:ascii="Liberation Sans" w:cs="Liberation Sans" w:eastAsia="Liberation Sans" w:hAnsi="Liberation Sans"/>
          <w:b w:val="1"/>
          <w:smallCaps w:val="1"/>
          <w:color w:val="ff0000"/>
          <w:sz w:val="24"/>
          <w:szCs w:val="24"/>
          <w:rtl w:val="0"/>
        </w:rPr>
        <w:t xml:space="preserve">5. Complete Additional Business Rule Tasks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4"/>
        </w:numPr>
        <w:spacing w:after="72" w:before="0" w:line="240" w:lineRule="auto"/>
        <w:ind w:left="960" w:hanging="360"/>
        <w:rPr/>
      </w:pPr>
      <w:r w:rsidDel="00000000" w:rsidR="00000000" w:rsidRPr="00000000">
        <w:rPr>
          <w:rFonts w:ascii="Liberation Sans" w:cs="Liberation Sans" w:eastAsia="Liberation Sans" w:hAnsi="Liberation Sans"/>
          <w:b w:val="0"/>
          <w:color w:val="000000"/>
          <w:sz w:val="22"/>
          <w:szCs w:val="22"/>
          <w:rtl w:val="0"/>
        </w:rPr>
        <w:t xml:space="preserve">Add a Discount task and properties: </w:t>
      </w:r>
      <w:r w:rsidDel="00000000" w:rsidR="00000000" w:rsidRPr="00000000">
        <w:rPr>
          <w:rtl w:val="0"/>
        </w:rPr>
      </w:r>
    </w:p>
    <w:p w:rsidR="00000000" w:rsidDel="00000000" w:rsidP="00000000" w:rsidRDefault="00000000" w:rsidRPr="00000000">
      <w:pPr>
        <w:widowControl w:val="0"/>
        <w:numPr>
          <w:ilvl w:val="0"/>
          <w:numId w:val="7"/>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Click the </w:t>
      </w:r>
      <w:ins w:author="Dusty Humphries" w:id="0" w:date="2016-07-15T01:55:27Z">
        <w:r w:rsidDel="00000000" w:rsidR="00000000" w:rsidRPr="00000000">
          <w:rPr>
            <w:sz w:val="22"/>
            <w:szCs w:val="22"/>
            <w:rtl w:val="0"/>
            <w:rPrChange w:author="Dusty Humphries" w:id="1" w:date="2016-07-15T01:55:27Z">
              <w:rPr>
                <w:rFonts w:ascii="Liberation Sans" w:cs="Liberation Sans" w:eastAsia="Liberation Sans" w:hAnsi="Liberation Sans"/>
                <w:b w:val="0"/>
                <w:color w:val="000000"/>
                <w:sz w:val="22"/>
                <w:szCs w:val="22"/>
              </w:rPr>
            </w:rPrChange>
          </w:rPr>
          <w:t xml:space="preserve">Calculation</w:t>
        </w:r>
      </w:ins>
      <w:del w:author="Dusty Humphries" w:id="0" w:date="2016-07-15T01:55:27Z">
        <w:r w:rsidDel="00000000" w:rsidR="00000000" w:rsidRPr="00000000">
          <w:rPr>
            <w:sz w:val="22"/>
            <w:szCs w:val="22"/>
            <w:rtl w:val="0"/>
            <w:rPrChange w:author="Dusty Humphries" w:id="1" w:date="2016-07-15T01:55:27Z">
              <w:rPr>
                <w:rFonts w:ascii="Liberation Sans" w:cs="Liberation Sans" w:eastAsia="Liberation Sans" w:hAnsi="Liberation Sans"/>
                <w:b w:val="0"/>
                <w:color w:val="000000"/>
                <w:sz w:val="22"/>
                <w:szCs w:val="22"/>
              </w:rPr>
            </w:rPrChange>
          </w:rPr>
          <w:delText xml:space="preserve">Surcharge</w:delText>
        </w:r>
      </w:del>
      <w:r w:rsidDel="00000000" w:rsidR="00000000" w:rsidRPr="00000000">
        <w:rPr>
          <w:rFonts w:ascii="Liberation Sans" w:cs="Liberation Sans" w:eastAsia="Liberation Sans" w:hAnsi="Liberation Sans"/>
          <w:b w:val="0"/>
          <w:color w:val="000000"/>
          <w:sz w:val="22"/>
          <w:szCs w:val="22"/>
          <w:rtl w:val="0"/>
        </w:rPr>
        <w:t xml:space="preserve"> task. Click another Task icon from the shortcut palette. </w:t>
      </w:r>
      <w:r w:rsidDel="00000000" w:rsidR="00000000" w:rsidRPr="00000000">
        <w:rPr>
          <w:rtl w:val="0"/>
        </w:rPr>
      </w:r>
    </w:p>
    <w:p w:rsidR="00000000" w:rsidDel="00000000" w:rsidP="00000000" w:rsidRDefault="00000000" w:rsidRPr="00000000">
      <w:pPr>
        <w:widowControl w:val="0"/>
        <w:numPr>
          <w:ilvl w:val="0"/>
          <w:numId w:val="7"/>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With this task node selected, go to the Properties (Task) panel on the right. </w:t>
      </w:r>
      <w:r w:rsidDel="00000000" w:rsidR="00000000" w:rsidRPr="00000000">
        <w:rPr>
          <w:rtl w:val="0"/>
        </w:rPr>
      </w:r>
    </w:p>
    <w:p w:rsidR="00000000" w:rsidDel="00000000" w:rsidP="00000000" w:rsidRDefault="00000000" w:rsidRPr="00000000">
      <w:pPr>
        <w:widowControl w:val="0"/>
        <w:numPr>
          <w:ilvl w:val="0"/>
          <w:numId w:val="7"/>
        </w:numPr>
        <w:spacing w:after="72" w:before="0" w:line="240" w:lineRule="auto"/>
        <w:ind w:left="1200" w:hanging="360"/>
        <w:rPr/>
      </w:pPr>
      <w:r w:rsidDel="00000000" w:rsidR="00000000" w:rsidRPr="00000000">
        <w:rPr>
          <w:rFonts w:ascii="Liberation Sans" w:cs="Liberation Sans" w:eastAsia="Liberation Sans" w:hAnsi="Liberation Sans"/>
          <w:b w:val="0"/>
          <w:color w:val="000000"/>
          <w:sz w:val="22"/>
          <w:szCs w:val="22"/>
          <w:rtl w:val="0"/>
        </w:rPr>
        <w:t xml:space="preserve">Add the following properties to the new task node: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Liberation Sans" w:cs="Liberation Sans" w:eastAsia="Liberation Sans" w:hAnsi="Liberation Sans"/>
          <w:rtl w:val="0"/>
        </w:rPr>
        <w:t xml:space="preserve">       Table 2. Discount task properties</w:t>
      </w:r>
    </w:p>
    <w:tbl>
      <w:tblPr>
        <w:tblStyle w:val="Table1"/>
        <w:bidi w:val="0"/>
        <w:tblW w:w="5040.0" w:type="dxa"/>
        <w:jc w:val="left"/>
        <w:tblInd w:w="2526.0" w:type="dxa"/>
        <w:tblLayout w:type="fixed"/>
        <w:tblLook w:val="0400"/>
      </w:tblPr>
      <w:tblGrid>
        <w:gridCol w:w="2070"/>
        <w:gridCol w:w="2970"/>
        <w:tblGridChange w:id="0">
          <w:tblGrid>
            <w:gridCol w:w="2070"/>
            <w:gridCol w:w="2970"/>
          </w:tblGrid>
        </w:tblGridChange>
      </w:tblGrid>
      <w:tr>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2"/>
                <w:szCs w:val="22"/>
                <w:rtl w:val="0"/>
              </w:rPr>
              <w:t xml:space="preserve">Name</w:t>
            </w:r>
          </w:p>
        </w:tc>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Discount</w:t>
            </w:r>
            <w:r w:rsidDel="00000000" w:rsidR="00000000" w:rsidRPr="00000000">
              <w:rPr>
                <w:rtl w:val="0"/>
              </w:rPr>
            </w:r>
          </w:p>
        </w:tc>
      </w:tr>
      <w:tr>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2"/>
                <w:szCs w:val="22"/>
                <w:rtl w:val="0"/>
              </w:rPr>
              <w:t xml:space="preserve">RuleFlow Group</w:t>
            </w:r>
          </w:p>
        </w:tc>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Discount</w:t>
            </w:r>
            <w:r w:rsidDel="00000000" w:rsidR="00000000" w:rsidRPr="00000000">
              <w:rPr>
                <w:rtl w:val="0"/>
              </w:rPr>
            </w:r>
          </w:p>
        </w:tc>
      </w:tr>
      <w:tr>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1"/>
                <w:color w:val="000000"/>
                <w:sz w:val="22"/>
                <w:szCs w:val="22"/>
                <w:rtl w:val="0"/>
              </w:rPr>
              <w:t xml:space="preserve">Task Type</w:t>
            </w:r>
          </w:p>
        </w:tc>
        <w:tc>
          <w:tcPr>
            <w:vAlign w:val="center"/>
          </w:tcPr>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Business Rule</w:t>
            </w:r>
            <w:r w:rsidDel="00000000" w:rsidR="00000000" w:rsidRPr="00000000">
              <w:rPr>
                <w:rtl w:val="0"/>
              </w:rPr>
            </w:r>
          </w:p>
        </w:tc>
      </w:tr>
    </w:tbl>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Your diagram should resemble the following: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dy6vkm" w:id="6"/>
      <w:bookmarkEnd w:id="6"/>
      <w:r w:rsidDel="00000000" w:rsidR="00000000" w:rsidRPr="00000000">
        <w:drawing>
          <wp:inline distB="0" distT="0" distL="0" distR="0">
            <wp:extent cx="6400800" cy="2412616"/>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400800" cy="24126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Liberation Sans" w:cs="Liberation Sans" w:eastAsia="Liberation Sans" w:hAnsi="Liberation Sans"/>
          <w:rtl w:val="0"/>
        </w:rPr>
        <w:t xml:space="preserve">Figure 3. Policy quote process diagram </w:t>
      </w:r>
    </w:p>
    <w:p w:rsidR="00000000" w:rsidDel="00000000" w:rsidP="00000000" w:rsidRDefault="00000000" w:rsidRPr="00000000">
      <w:pPr>
        <w:widowControl w:val="1"/>
        <w:spacing w:after="72" w:before="144" w:line="240" w:lineRule="auto"/>
        <w:contextualSpacing w:val="0"/>
      </w:pPr>
      <w:bookmarkStart w:colFirst="0" w:colLast="0" w:name="h.1t3h5sf" w:id="7"/>
      <w:bookmarkEnd w:id="7"/>
      <w:r w:rsidDel="00000000" w:rsidR="00000000" w:rsidRPr="00000000">
        <w:rPr>
          <w:rFonts w:ascii="Liberation Sans" w:cs="Liberation Sans" w:eastAsia="Liberation Sans" w:hAnsi="Liberation Sans"/>
          <w:b w:val="1"/>
          <w:smallCaps w:val="1"/>
          <w:color w:val="ff0000"/>
          <w:sz w:val="24"/>
          <w:szCs w:val="24"/>
          <w:rtl w:val="0"/>
        </w:rPr>
        <w:t xml:space="preserve">6. Save the Process </w:t>
      </w:r>
      <w:r w:rsidDel="00000000" w:rsidR="00000000" w:rsidRPr="00000000">
        <w:rPr>
          <w:rtl w:val="0"/>
        </w:rPr>
      </w:r>
    </w:p>
    <w:p w:rsidR="00000000" w:rsidDel="00000000" w:rsidP="00000000" w:rsidRDefault="00000000" w:rsidRPr="00000000">
      <w:pPr>
        <w:widowControl w:val="0"/>
        <w:spacing w:after="72" w:before="0" w:line="240" w:lineRule="auto"/>
        <w:contextualSpacing w:val="0"/>
      </w:pPr>
      <w:r w:rsidDel="00000000" w:rsidR="00000000" w:rsidRPr="00000000">
        <w:rPr>
          <w:rFonts w:ascii="Liberation Sans" w:cs="Liberation Sans" w:eastAsia="Liberation Sans" w:hAnsi="Liberation Sans"/>
          <w:b w:val="0"/>
          <w:color w:val="000000"/>
          <w:sz w:val="22"/>
          <w:szCs w:val="22"/>
          <w:rtl w:val="0"/>
        </w:rPr>
        <w:t xml:space="preserve">Select the Save menu option off the disk icon. </w:t>
      </w:r>
      <w:r w:rsidDel="00000000" w:rsidR="00000000" w:rsidRPr="00000000">
        <w:rPr>
          <w:rtl w:val="0"/>
        </w:rPr>
      </w:r>
    </w:p>
    <w:p w:rsidR="00000000" w:rsidDel="00000000" w:rsidP="00000000" w:rsidRDefault="00000000" w:rsidRPr="00000000">
      <w:pPr>
        <w:contextualSpacing w:val="0"/>
      </w:pPr>
      <w:bookmarkStart w:colFirst="0" w:colLast="0" w:name="h.4d34og8" w:id="8"/>
      <w:bookmarkEnd w:id="8"/>
      <w:r w:rsidDel="00000000" w:rsidR="00000000" w:rsidRPr="00000000">
        <w:rPr>
          <w:rtl w:val="0"/>
        </w:rPr>
      </w:r>
    </w:p>
    <w:sectPr>
      <w:headerReference r:id="rId11" w:type="default"/>
      <w:footerReference r:id="rId12" w:type="default"/>
      <w:pgSz w:h="15840" w:w="12240"/>
      <w:pgMar w:bottom="1965" w:top="2115" w:left="1080" w:right="10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iberation Sans"/>
  <w:font w:name="Liberation Sans Bol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5040"/>
        <w:tab w:val="right" w:pos="10080"/>
      </w:tabs>
      <w:spacing w:after="1440" w:before="0" w:line="240" w:lineRule="auto"/>
      <w:contextualSpacing w:val="0"/>
    </w:pPr>
    <w:r w:rsidDel="00000000" w:rsidR="00000000" w:rsidRPr="00000000">
      <w:rPr>
        <w:rFonts w:ascii="Liberation Sans" w:cs="Liberation Sans" w:eastAsia="Liberation Sans" w:hAnsi="Liberation Sans"/>
        <w:b w:val="0"/>
        <w:sz w:val="18"/>
        <w:szCs w:val="18"/>
        <w:rtl w:val="0"/>
      </w:rPr>
      <w:t xml:space="preserve">BPM Workshop</w:t>
      <w:tab/>
    </w:r>
    <w:fldSimple w:instr="PAGE" w:fldLock="0" w:dirty="0">
      <w:r w:rsidDel="00000000" w:rsidR="00000000" w:rsidRPr="00000000">
        <w:rPr>
          <w:rFonts w:ascii="Liberation Sans" w:cs="Liberation Sans" w:eastAsia="Liberation Sans" w:hAnsi="Liberation Sans"/>
          <w:b w:val="0"/>
          <w:sz w:val="18"/>
          <w:szCs w:val="18"/>
        </w:rPr>
      </w:r>
    </w:fldSimple>
    <w:r w:rsidDel="00000000" w:rsidR="00000000" w:rsidRPr="00000000">
      <w:rPr>
        <w:rFonts w:ascii="Liberation Sans" w:cs="Liberation Sans" w:eastAsia="Liberation Sans" w:hAnsi="Liberation Sans"/>
        <w:b w:val="0"/>
        <w:sz w:val="18"/>
        <w:szCs w:val="18"/>
        <w:rtl w:val="0"/>
      </w:rPr>
      <w:tab/>
      <w:t xml:space="preserve">July, 2016</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5040"/>
        <w:tab w:val="right" w:pos="10080"/>
      </w:tabs>
      <w:spacing w:after="0" w:before="45" w:line="240" w:lineRule="auto"/>
      <w:contextualSpacing w:val="0"/>
    </w:pPr>
    <w:r w:rsidDel="00000000" w:rsidR="00000000" w:rsidRPr="00000000">
      <w:rPr>
        <w:rFonts w:ascii="Liberation Sans" w:cs="Liberation Sans" w:eastAsia="Liberation Sans" w:hAnsi="Liberation Sans"/>
        <w:b w:val="1"/>
        <w:color w:val="ffffff"/>
        <w:sz w:val="40"/>
        <w:szCs w:val="40"/>
        <w:rtl w:val="0"/>
      </w:rPr>
      <w:br w:type="textWrapping"/>
      <w:t xml:space="preserve">JBoss Business Process Management </w:t>
      <w:br w:type="textWrapping"/>
      <w:t xml:space="preserve">Developer Workshop</w:t>
    </w:r>
    <w:r w:rsidDel="00000000" w:rsidR="00000000" w:rsidRPr="00000000">
      <w:drawing>
        <wp:anchor allowOverlap="1" behindDoc="0" distB="0" distT="0" distL="0" distR="0" hidden="0" layoutInCell="0" locked="0" relativeHeight="0" simplePos="0">
          <wp:simplePos x="0" y="0"/>
          <wp:positionH relativeFrom="margin">
            <wp:posOffset>85725</wp:posOffset>
          </wp:positionH>
          <wp:positionV relativeFrom="paragraph">
            <wp:posOffset>539115</wp:posOffset>
          </wp:positionV>
          <wp:extent cx="6400800" cy="395605"/>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6400800" cy="3956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960" w:firstLine="600"/>
      </w:pPr>
      <w:rPr/>
    </w:lvl>
    <w:lvl w:ilvl="1">
      <w:start w:val="1"/>
      <w:numFmt w:val="decimal"/>
      <w:lvlText w:val="%2."/>
      <w:lvlJc w:val="left"/>
      <w:pPr>
        <w:ind w:left="1320" w:firstLine="960"/>
      </w:pPr>
      <w:rPr/>
    </w:lvl>
    <w:lvl w:ilvl="2">
      <w:start w:val="1"/>
      <w:numFmt w:val="decimal"/>
      <w:lvlText w:val="%3."/>
      <w:lvlJc w:val="left"/>
      <w:pPr>
        <w:ind w:left="1680" w:firstLine="1320"/>
      </w:pPr>
      <w:rPr/>
    </w:lvl>
    <w:lvl w:ilvl="3">
      <w:start w:val="1"/>
      <w:numFmt w:val="decimal"/>
      <w:lvlText w:val="%4."/>
      <w:lvlJc w:val="left"/>
      <w:pPr>
        <w:ind w:left="2040" w:firstLine="1680"/>
      </w:pPr>
      <w:rPr/>
    </w:lvl>
    <w:lvl w:ilvl="4">
      <w:start w:val="1"/>
      <w:numFmt w:val="decimal"/>
      <w:lvlText w:val="%5."/>
      <w:lvlJc w:val="left"/>
      <w:pPr>
        <w:ind w:left="2400" w:firstLine="2040"/>
      </w:pPr>
      <w:rPr/>
    </w:lvl>
    <w:lvl w:ilvl="5">
      <w:start w:val="1"/>
      <w:numFmt w:val="decimal"/>
      <w:lvlText w:val="%6."/>
      <w:lvlJc w:val="left"/>
      <w:pPr>
        <w:ind w:left="2760" w:firstLine="2400"/>
      </w:pPr>
      <w:rPr/>
    </w:lvl>
    <w:lvl w:ilvl="6">
      <w:start w:val="1"/>
      <w:numFmt w:val="decimal"/>
      <w:lvlText w:val="%7."/>
      <w:lvlJc w:val="left"/>
      <w:pPr>
        <w:ind w:left="3120" w:firstLine="2760"/>
      </w:pPr>
      <w:rPr/>
    </w:lvl>
    <w:lvl w:ilvl="7">
      <w:start w:val="1"/>
      <w:numFmt w:val="decimal"/>
      <w:lvlText w:val="%8."/>
      <w:lvlJc w:val="left"/>
      <w:pPr>
        <w:ind w:left="3480" w:firstLine="3120"/>
      </w:pPr>
      <w:rPr/>
    </w:lvl>
    <w:lvl w:ilvl="8">
      <w:start w:val="1"/>
      <w:numFmt w:val="decimal"/>
      <w:lvlText w:val="%9."/>
      <w:lvlJc w:val="left"/>
      <w:pPr>
        <w:ind w:left="3840" w:firstLine="3480"/>
      </w:pPr>
      <w:rPr/>
    </w:lvl>
  </w:abstractNum>
  <w:abstractNum w:abstractNumId="2">
    <w:lvl w:ilvl="0">
      <w:start w:val="1"/>
      <w:numFmt w:val="decimal"/>
      <w:lvlText w:val="%1."/>
      <w:lvlJc w:val="left"/>
      <w:pPr>
        <w:ind w:left="1200" w:firstLine="840"/>
      </w:pPr>
      <w:rPr/>
    </w:lvl>
    <w:lvl w:ilvl="1">
      <w:start w:val="1"/>
      <w:numFmt w:val="decimal"/>
      <w:lvlText w:val="%2."/>
      <w:lvlJc w:val="left"/>
      <w:pPr>
        <w:ind w:left="1560" w:firstLine="1200"/>
      </w:pPr>
      <w:rPr/>
    </w:lvl>
    <w:lvl w:ilvl="2">
      <w:start w:val="1"/>
      <w:numFmt w:val="decimal"/>
      <w:lvlText w:val="%3."/>
      <w:lvlJc w:val="left"/>
      <w:pPr>
        <w:ind w:left="1920" w:firstLine="1560"/>
      </w:pPr>
      <w:rPr/>
    </w:lvl>
    <w:lvl w:ilvl="3">
      <w:start w:val="1"/>
      <w:numFmt w:val="decimal"/>
      <w:lvlText w:val="%4."/>
      <w:lvlJc w:val="left"/>
      <w:pPr>
        <w:ind w:left="2280" w:firstLine="1920"/>
      </w:pPr>
      <w:rPr/>
    </w:lvl>
    <w:lvl w:ilvl="4">
      <w:start w:val="1"/>
      <w:numFmt w:val="decimal"/>
      <w:lvlText w:val="%5."/>
      <w:lvlJc w:val="left"/>
      <w:pPr>
        <w:ind w:left="2640" w:firstLine="2280"/>
      </w:pPr>
      <w:rPr/>
    </w:lvl>
    <w:lvl w:ilvl="5">
      <w:start w:val="1"/>
      <w:numFmt w:val="decimal"/>
      <w:lvlText w:val="%6."/>
      <w:lvlJc w:val="left"/>
      <w:pPr>
        <w:ind w:left="3000" w:firstLine="2640"/>
      </w:pPr>
      <w:rPr/>
    </w:lvl>
    <w:lvl w:ilvl="6">
      <w:start w:val="1"/>
      <w:numFmt w:val="decimal"/>
      <w:lvlText w:val="%7."/>
      <w:lvlJc w:val="left"/>
      <w:pPr>
        <w:ind w:left="3360" w:firstLine="3000"/>
      </w:pPr>
      <w:rPr/>
    </w:lvl>
    <w:lvl w:ilvl="7">
      <w:start w:val="1"/>
      <w:numFmt w:val="decimal"/>
      <w:lvlText w:val="%8."/>
      <w:lvlJc w:val="left"/>
      <w:pPr>
        <w:ind w:left="3720" w:firstLine="3360"/>
      </w:pPr>
      <w:rPr/>
    </w:lvl>
    <w:lvl w:ilvl="8">
      <w:start w:val="1"/>
      <w:numFmt w:val="decimal"/>
      <w:lvlText w:val="%9."/>
      <w:lvlJc w:val="left"/>
      <w:pPr>
        <w:ind w:left="4080" w:firstLine="3720"/>
      </w:pPr>
      <w:rPr/>
    </w:lvl>
  </w:abstractNum>
  <w:abstractNum w:abstractNumId="3">
    <w:lvl w:ilvl="0">
      <w:start w:val="1"/>
      <w:numFmt w:val="bullet"/>
      <w:lvlText w:val="●"/>
      <w:lvlJc w:val="left"/>
      <w:pPr>
        <w:ind w:left="1200" w:firstLine="840"/>
      </w:pPr>
      <w:rPr>
        <w:rFonts w:ascii="Arial" w:cs="Arial" w:eastAsia="Arial" w:hAnsi="Arial"/>
        <w:sz w:val="18"/>
        <w:szCs w:val="18"/>
      </w:rPr>
    </w:lvl>
    <w:lvl w:ilvl="1">
      <w:start w:val="1"/>
      <w:numFmt w:val="bullet"/>
      <w:lvlText w:val="◦"/>
      <w:lvlJc w:val="left"/>
      <w:pPr>
        <w:ind w:left="1560" w:firstLine="1200"/>
      </w:pPr>
      <w:rPr>
        <w:rFonts w:ascii="Arial" w:cs="Arial" w:eastAsia="Arial" w:hAnsi="Arial"/>
        <w:sz w:val="18"/>
        <w:szCs w:val="18"/>
      </w:rPr>
    </w:lvl>
    <w:lvl w:ilvl="2">
      <w:start w:val="1"/>
      <w:numFmt w:val="bullet"/>
      <w:lvlText w:val="▪"/>
      <w:lvlJc w:val="left"/>
      <w:pPr>
        <w:ind w:left="1920" w:firstLine="1560"/>
      </w:pPr>
      <w:rPr>
        <w:rFonts w:ascii="Arial" w:cs="Arial" w:eastAsia="Arial" w:hAnsi="Arial"/>
        <w:sz w:val="18"/>
        <w:szCs w:val="18"/>
      </w:rPr>
    </w:lvl>
    <w:lvl w:ilvl="3">
      <w:start w:val="1"/>
      <w:numFmt w:val="bullet"/>
      <w:lvlText w:val="●"/>
      <w:lvlJc w:val="left"/>
      <w:pPr>
        <w:ind w:left="2280" w:firstLine="1920"/>
      </w:pPr>
      <w:rPr>
        <w:rFonts w:ascii="Arial" w:cs="Arial" w:eastAsia="Arial" w:hAnsi="Arial"/>
        <w:sz w:val="18"/>
        <w:szCs w:val="18"/>
      </w:rPr>
    </w:lvl>
    <w:lvl w:ilvl="4">
      <w:start w:val="1"/>
      <w:numFmt w:val="bullet"/>
      <w:lvlText w:val="◦"/>
      <w:lvlJc w:val="left"/>
      <w:pPr>
        <w:ind w:left="2640" w:firstLine="2280"/>
      </w:pPr>
      <w:rPr>
        <w:rFonts w:ascii="Arial" w:cs="Arial" w:eastAsia="Arial" w:hAnsi="Arial"/>
        <w:sz w:val="18"/>
        <w:szCs w:val="18"/>
      </w:rPr>
    </w:lvl>
    <w:lvl w:ilvl="5">
      <w:start w:val="1"/>
      <w:numFmt w:val="bullet"/>
      <w:lvlText w:val="▪"/>
      <w:lvlJc w:val="left"/>
      <w:pPr>
        <w:ind w:left="3000" w:firstLine="2640"/>
      </w:pPr>
      <w:rPr>
        <w:rFonts w:ascii="Arial" w:cs="Arial" w:eastAsia="Arial" w:hAnsi="Arial"/>
        <w:sz w:val="18"/>
        <w:szCs w:val="18"/>
      </w:rPr>
    </w:lvl>
    <w:lvl w:ilvl="6">
      <w:start w:val="1"/>
      <w:numFmt w:val="bullet"/>
      <w:lvlText w:val="●"/>
      <w:lvlJc w:val="left"/>
      <w:pPr>
        <w:ind w:left="3360" w:firstLine="3000"/>
      </w:pPr>
      <w:rPr>
        <w:rFonts w:ascii="Arial" w:cs="Arial" w:eastAsia="Arial" w:hAnsi="Arial"/>
        <w:sz w:val="18"/>
        <w:szCs w:val="18"/>
      </w:rPr>
    </w:lvl>
    <w:lvl w:ilvl="7">
      <w:start w:val="1"/>
      <w:numFmt w:val="bullet"/>
      <w:lvlText w:val="◦"/>
      <w:lvlJc w:val="left"/>
      <w:pPr>
        <w:ind w:left="3720" w:firstLine="3360"/>
      </w:pPr>
      <w:rPr>
        <w:rFonts w:ascii="Arial" w:cs="Arial" w:eastAsia="Arial" w:hAnsi="Arial"/>
        <w:sz w:val="18"/>
        <w:szCs w:val="18"/>
      </w:rPr>
    </w:lvl>
    <w:lvl w:ilvl="8">
      <w:start w:val="1"/>
      <w:numFmt w:val="bullet"/>
      <w:lvlText w:val="▪"/>
      <w:lvlJc w:val="left"/>
      <w:pPr>
        <w:ind w:left="4080" w:firstLine="3720"/>
      </w:pPr>
      <w:rPr>
        <w:rFonts w:ascii="Arial" w:cs="Arial" w:eastAsia="Arial" w:hAnsi="Arial"/>
        <w:sz w:val="18"/>
        <w:szCs w:val="18"/>
      </w:rPr>
    </w:lvl>
  </w:abstractNum>
  <w:abstractNum w:abstractNumId="4">
    <w:lvl w:ilvl="0">
      <w:start w:val="1"/>
      <w:numFmt w:val="decimal"/>
      <w:lvlText w:val="%1."/>
      <w:lvlJc w:val="left"/>
      <w:pPr>
        <w:ind w:left="960" w:firstLine="600"/>
      </w:pPr>
      <w:rPr/>
    </w:lvl>
    <w:lvl w:ilvl="1">
      <w:start w:val="1"/>
      <w:numFmt w:val="decimal"/>
      <w:lvlText w:val="%2."/>
      <w:lvlJc w:val="left"/>
      <w:pPr>
        <w:ind w:left="1320" w:firstLine="960"/>
      </w:pPr>
      <w:rPr/>
    </w:lvl>
    <w:lvl w:ilvl="2">
      <w:start w:val="1"/>
      <w:numFmt w:val="decimal"/>
      <w:lvlText w:val="%3."/>
      <w:lvlJc w:val="left"/>
      <w:pPr>
        <w:ind w:left="1680" w:firstLine="1320"/>
      </w:pPr>
      <w:rPr/>
    </w:lvl>
    <w:lvl w:ilvl="3">
      <w:start w:val="1"/>
      <w:numFmt w:val="decimal"/>
      <w:lvlText w:val="%4."/>
      <w:lvlJc w:val="left"/>
      <w:pPr>
        <w:ind w:left="2040" w:firstLine="1680"/>
      </w:pPr>
      <w:rPr/>
    </w:lvl>
    <w:lvl w:ilvl="4">
      <w:start w:val="1"/>
      <w:numFmt w:val="decimal"/>
      <w:lvlText w:val="%5."/>
      <w:lvlJc w:val="left"/>
      <w:pPr>
        <w:ind w:left="2400" w:firstLine="2040"/>
      </w:pPr>
      <w:rPr/>
    </w:lvl>
    <w:lvl w:ilvl="5">
      <w:start w:val="1"/>
      <w:numFmt w:val="decimal"/>
      <w:lvlText w:val="%6."/>
      <w:lvlJc w:val="left"/>
      <w:pPr>
        <w:ind w:left="2760" w:firstLine="2400"/>
      </w:pPr>
      <w:rPr/>
    </w:lvl>
    <w:lvl w:ilvl="6">
      <w:start w:val="1"/>
      <w:numFmt w:val="decimal"/>
      <w:lvlText w:val="%7."/>
      <w:lvlJc w:val="left"/>
      <w:pPr>
        <w:ind w:left="3120" w:firstLine="2760"/>
      </w:pPr>
      <w:rPr/>
    </w:lvl>
    <w:lvl w:ilvl="7">
      <w:start w:val="1"/>
      <w:numFmt w:val="decimal"/>
      <w:lvlText w:val="%8."/>
      <w:lvlJc w:val="left"/>
      <w:pPr>
        <w:ind w:left="3480" w:firstLine="3120"/>
      </w:pPr>
      <w:rPr/>
    </w:lvl>
    <w:lvl w:ilvl="8">
      <w:start w:val="1"/>
      <w:numFmt w:val="decimal"/>
      <w:lvlText w:val="%9."/>
      <w:lvlJc w:val="left"/>
      <w:pPr>
        <w:ind w:left="3840" w:firstLine="3480"/>
      </w:pPr>
      <w:rPr/>
    </w:lvl>
  </w:abstractNum>
  <w:abstractNum w:abstractNumId="5">
    <w:lvl w:ilvl="0">
      <w:start w:val="1"/>
      <w:numFmt w:val="bullet"/>
      <w:lvlText w:val="●"/>
      <w:lvlJc w:val="left"/>
      <w:pPr>
        <w:ind w:left="1200" w:firstLine="840"/>
      </w:pPr>
      <w:rPr>
        <w:rFonts w:ascii="Arial" w:cs="Arial" w:eastAsia="Arial" w:hAnsi="Arial"/>
        <w:sz w:val="18"/>
        <w:szCs w:val="18"/>
      </w:rPr>
    </w:lvl>
    <w:lvl w:ilvl="1">
      <w:start w:val="1"/>
      <w:numFmt w:val="bullet"/>
      <w:lvlText w:val="◦"/>
      <w:lvlJc w:val="left"/>
      <w:pPr>
        <w:ind w:left="1560" w:firstLine="1200"/>
      </w:pPr>
      <w:rPr>
        <w:rFonts w:ascii="Arial" w:cs="Arial" w:eastAsia="Arial" w:hAnsi="Arial"/>
        <w:sz w:val="18"/>
        <w:szCs w:val="18"/>
      </w:rPr>
    </w:lvl>
    <w:lvl w:ilvl="2">
      <w:start w:val="1"/>
      <w:numFmt w:val="bullet"/>
      <w:lvlText w:val="▪"/>
      <w:lvlJc w:val="left"/>
      <w:pPr>
        <w:ind w:left="1920" w:firstLine="1560"/>
      </w:pPr>
      <w:rPr>
        <w:rFonts w:ascii="Arial" w:cs="Arial" w:eastAsia="Arial" w:hAnsi="Arial"/>
        <w:sz w:val="18"/>
        <w:szCs w:val="18"/>
      </w:rPr>
    </w:lvl>
    <w:lvl w:ilvl="3">
      <w:start w:val="1"/>
      <w:numFmt w:val="bullet"/>
      <w:lvlText w:val="●"/>
      <w:lvlJc w:val="left"/>
      <w:pPr>
        <w:ind w:left="2280" w:firstLine="1920"/>
      </w:pPr>
      <w:rPr>
        <w:rFonts w:ascii="Arial" w:cs="Arial" w:eastAsia="Arial" w:hAnsi="Arial"/>
        <w:sz w:val="18"/>
        <w:szCs w:val="18"/>
      </w:rPr>
    </w:lvl>
    <w:lvl w:ilvl="4">
      <w:start w:val="1"/>
      <w:numFmt w:val="bullet"/>
      <w:lvlText w:val="◦"/>
      <w:lvlJc w:val="left"/>
      <w:pPr>
        <w:ind w:left="2640" w:firstLine="2280"/>
      </w:pPr>
      <w:rPr>
        <w:rFonts w:ascii="Arial" w:cs="Arial" w:eastAsia="Arial" w:hAnsi="Arial"/>
        <w:sz w:val="18"/>
        <w:szCs w:val="18"/>
      </w:rPr>
    </w:lvl>
    <w:lvl w:ilvl="5">
      <w:start w:val="1"/>
      <w:numFmt w:val="bullet"/>
      <w:lvlText w:val="▪"/>
      <w:lvlJc w:val="left"/>
      <w:pPr>
        <w:ind w:left="3000" w:firstLine="2640"/>
      </w:pPr>
      <w:rPr>
        <w:rFonts w:ascii="Arial" w:cs="Arial" w:eastAsia="Arial" w:hAnsi="Arial"/>
        <w:sz w:val="18"/>
        <w:szCs w:val="18"/>
      </w:rPr>
    </w:lvl>
    <w:lvl w:ilvl="6">
      <w:start w:val="1"/>
      <w:numFmt w:val="bullet"/>
      <w:lvlText w:val="●"/>
      <w:lvlJc w:val="left"/>
      <w:pPr>
        <w:ind w:left="3360" w:firstLine="3000"/>
      </w:pPr>
      <w:rPr>
        <w:rFonts w:ascii="Arial" w:cs="Arial" w:eastAsia="Arial" w:hAnsi="Arial"/>
        <w:sz w:val="18"/>
        <w:szCs w:val="18"/>
      </w:rPr>
    </w:lvl>
    <w:lvl w:ilvl="7">
      <w:start w:val="1"/>
      <w:numFmt w:val="bullet"/>
      <w:lvlText w:val="◦"/>
      <w:lvlJc w:val="left"/>
      <w:pPr>
        <w:ind w:left="3720" w:firstLine="3360"/>
      </w:pPr>
      <w:rPr>
        <w:rFonts w:ascii="Arial" w:cs="Arial" w:eastAsia="Arial" w:hAnsi="Arial"/>
        <w:sz w:val="18"/>
        <w:szCs w:val="18"/>
      </w:rPr>
    </w:lvl>
    <w:lvl w:ilvl="8">
      <w:start w:val="1"/>
      <w:numFmt w:val="bullet"/>
      <w:lvlText w:val="▪"/>
      <w:lvlJc w:val="left"/>
      <w:pPr>
        <w:ind w:left="4080" w:firstLine="3720"/>
      </w:pPr>
      <w:rPr>
        <w:rFonts w:ascii="Arial" w:cs="Arial" w:eastAsia="Arial" w:hAnsi="Arial"/>
        <w:sz w:val="18"/>
        <w:szCs w:val="18"/>
      </w:rPr>
    </w:lvl>
  </w:abstractNum>
  <w:abstractNum w:abstractNumId="6">
    <w:lvl w:ilvl="0">
      <w:start w:val="1"/>
      <w:numFmt w:val="bullet"/>
      <w:lvlText w:val="●"/>
      <w:lvlJc w:val="left"/>
      <w:pPr>
        <w:ind w:left="1200" w:firstLine="840"/>
      </w:pPr>
      <w:rPr>
        <w:rFonts w:ascii="Arial" w:cs="Arial" w:eastAsia="Arial" w:hAnsi="Arial"/>
        <w:sz w:val="18"/>
        <w:szCs w:val="18"/>
      </w:rPr>
    </w:lvl>
    <w:lvl w:ilvl="1">
      <w:start w:val="1"/>
      <w:numFmt w:val="bullet"/>
      <w:lvlText w:val="◦"/>
      <w:lvlJc w:val="left"/>
      <w:pPr>
        <w:ind w:left="1560" w:firstLine="1200"/>
      </w:pPr>
      <w:rPr>
        <w:rFonts w:ascii="Arial" w:cs="Arial" w:eastAsia="Arial" w:hAnsi="Arial"/>
        <w:sz w:val="18"/>
        <w:szCs w:val="18"/>
      </w:rPr>
    </w:lvl>
    <w:lvl w:ilvl="2">
      <w:start w:val="1"/>
      <w:numFmt w:val="bullet"/>
      <w:lvlText w:val="▪"/>
      <w:lvlJc w:val="left"/>
      <w:pPr>
        <w:ind w:left="1920" w:firstLine="1560"/>
      </w:pPr>
      <w:rPr>
        <w:rFonts w:ascii="Arial" w:cs="Arial" w:eastAsia="Arial" w:hAnsi="Arial"/>
        <w:sz w:val="18"/>
        <w:szCs w:val="18"/>
      </w:rPr>
    </w:lvl>
    <w:lvl w:ilvl="3">
      <w:start w:val="1"/>
      <w:numFmt w:val="bullet"/>
      <w:lvlText w:val="●"/>
      <w:lvlJc w:val="left"/>
      <w:pPr>
        <w:ind w:left="2280" w:firstLine="1920"/>
      </w:pPr>
      <w:rPr>
        <w:rFonts w:ascii="Arial" w:cs="Arial" w:eastAsia="Arial" w:hAnsi="Arial"/>
        <w:sz w:val="18"/>
        <w:szCs w:val="18"/>
      </w:rPr>
    </w:lvl>
    <w:lvl w:ilvl="4">
      <w:start w:val="1"/>
      <w:numFmt w:val="bullet"/>
      <w:lvlText w:val="◦"/>
      <w:lvlJc w:val="left"/>
      <w:pPr>
        <w:ind w:left="2640" w:firstLine="2280"/>
      </w:pPr>
      <w:rPr>
        <w:rFonts w:ascii="Arial" w:cs="Arial" w:eastAsia="Arial" w:hAnsi="Arial"/>
        <w:sz w:val="18"/>
        <w:szCs w:val="18"/>
      </w:rPr>
    </w:lvl>
    <w:lvl w:ilvl="5">
      <w:start w:val="1"/>
      <w:numFmt w:val="bullet"/>
      <w:lvlText w:val="▪"/>
      <w:lvlJc w:val="left"/>
      <w:pPr>
        <w:ind w:left="3000" w:firstLine="2640"/>
      </w:pPr>
      <w:rPr>
        <w:rFonts w:ascii="Arial" w:cs="Arial" w:eastAsia="Arial" w:hAnsi="Arial"/>
        <w:sz w:val="18"/>
        <w:szCs w:val="18"/>
      </w:rPr>
    </w:lvl>
    <w:lvl w:ilvl="6">
      <w:start w:val="1"/>
      <w:numFmt w:val="bullet"/>
      <w:lvlText w:val="●"/>
      <w:lvlJc w:val="left"/>
      <w:pPr>
        <w:ind w:left="3360" w:firstLine="3000"/>
      </w:pPr>
      <w:rPr>
        <w:rFonts w:ascii="Arial" w:cs="Arial" w:eastAsia="Arial" w:hAnsi="Arial"/>
        <w:sz w:val="18"/>
        <w:szCs w:val="18"/>
      </w:rPr>
    </w:lvl>
    <w:lvl w:ilvl="7">
      <w:start w:val="1"/>
      <w:numFmt w:val="bullet"/>
      <w:lvlText w:val="◦"/>
      <w:lvlJc w:val="left"/>
      <w:pPr>
        <w:ind w:left="3720" w:firstLine="3360"/>
      </w:pPr>
      <w:rPr>
        <w:rFonts w:ascii="Arial" w:cs="Arial" w:eastAsia="Arial" w:hAnsi="Arial"/>
        <w:sz w:val="18"/>
        <w:szCs w:val="18"/>
      </w:rPr>
    </w:lvl>
    <w:lvl w:ilvl="8">
      <w:start w:val="1"/>
      <w:numFmt w:val="bullet"/>
      <w:lvlText w:val="▪"/>
      <w:lvlJc w:val="left"/>
      <w:pPr>
        <w:ind w:left="4080" w:firstLine="3720"/>
      </w:pPr>
      <w:rPr>
        <w:rFonts w:ascii="Arial" w:cs="Arial" w:eastAsia="Arial" w:hAnsi="Arial"/>
        <w:sz w:val="18"/>
        <w:szCs w:val="18"/>
      </w:rPr>
    </w:lvl>
  </w:abstractNum>
  <w:abstractNum w:abstractNumId="7">
    <w:lvl w:ilvl="0">
      <w:start w:val="1"/>
      <w:numFmt w:val="bullet"/>
      <w:lvlText w:val="●"/>
      <w:lvlJc w:val="left"/>
      <w:pPr>
        <w:ind w:left="1200" w:firstLine="840"/>
      </w:pPr>
      <w:rPr>
        <w:rFonts w:ascii="Arial" w:cs="Arial" w:eastAsia="Arial" w:hAnsi="Arial"/>
        <w:sz w:val="18"/>
        <w:szCs w:val="18"/>
      </w:rPr>
    </w:lvl>
    <w:lvl w:ilvl="1">
      <w:start w:val="1"/>
      <w:numFmt w:val="bullet"/>
      <w:lvlText w:val="◦"/>
      <w:lvlJc w:val="left"/>
      <w:pPr>
        <w:ind w:left="1560" w:firstLine="1200"/>
      </w:pPr>
      <w:rPr>
        <w:rFonts w:ascii="Arial" w:cs="Arial" w:eastAsia="Arial" w:hAnsi="Arial"/>
        <w:sz w:val="18"/>
        <w:szCs w:val="18"/>
      </w:rPr>
    </w:lvl>
    <w:lvl w:ilvl="2">
      <w:start w:val="1"/>
      <w:numFmt w:val="bullet"/>
      <w:lvlText w:val="▪"/>
      <w:lvlJc w:val="left"/>
      <w:pPr>
        <w:ind w:left="1920" w:firstLine="1560"/>
      </w:pPr>
      <w:rPr>
        <w:rFonts w:ascii="Arial" w:cs="Arial" w:eastAsia="Arial" w:hAnsi="Arial"/>
        <w:sz w:val="18"/>
        <w:szCs w:val="18"/>
      </w:rPr>
    </w:lvl>
    <w:lvl w:ilvl="3">
      <w:start w:val="1"/>
      <w:numFmt w:val="bullet"/>
      <w:lvlText w:val="●"/>
      <w:lvlJc w:val="left"/>
      <w:pPr>
        <w:ind w:left="2280" w:firstLine="1920"/>
      </w:pPr>
      <w:rPr>
        <w:rFonts w:ascii="Arial" w:cs="Arial" w:eastAsia="Arial" w:hAnsi="Arial"/>
        <w:sz w:val="18"/>
        <w:szCs w:val="18"/>
      </w:rPr>
    </w:lvl>
    <w:lvl w:ilvl="4">
      <w:start w:val="1"/>
      <w:numFmt w:val="bullet"/>
      <w:lvlText w:val="◦"/>
      <w:lvlJc w:val="left"/>
      <w:pPr>
        <w:ind w:left="2640" w:firstLine="2280"/>
      </w:pPr>
      <w:rPr>
        <w:rFonts w:ascii="Arial" w:cs="Arial" w:eastAsia="Arial" w:hAnsi="Arial"/>
        <w:sz w:val="18"/>
        <w:szCs w:val="18"/>
      </w:rPr>
    </w:lvl>
    <w:lvl w:ilvl="5">
      <w:start w:val="1"/>
      <w:numFmt w:val="bullet"/>
      <w:lvlText w:val="▪"/>
      <w:lvlJc w:val="left"/>
      <w:pPr>
        <w:ind w:left="3000" w:firstLine="2640"/>
      </w:pPr>
      <w:rPr>
        <w:rFonts w:ascii="Arial" w:cs="Arial" w:eastAsia="Arial" w:hAnsi="Arial"/>
        <w:sz w:val="18"/>
        <w:szCs w:val="18"/>
      </w:rPr>
    </w:lvl>
    <w:lvl w:ilvl="6">
      <w:start w:val="1"/>
      <w:numFmt w:val="bullet"/>
      <w:lvlText w:val="●"/>
      <w:lvlJc w:val="left"/>
      <w:pPr>
        <w:ind w:left="3360" w:firstLine="3000"/>
      </w:pPr>
      <w:rPr>
        <w:rFonts w:ascii="Arial" w:cs="Arial" w:eastAsia="Arial" w:hAnsi="Arial"/>
        <w:sz w:val="18"/>
        <w:szCs w:val="18"/>
      </w:rPr>
    </w:lvl>
    <w:lvl w:ilvl="7">
      <w:start w:val="1"/>
      <w:numFmt w:val="bullet"/>
      <w:lvlText w:val="◦"/>
      <w:lvlJc w:val="left"/>
      <w:pPr>
        <w:ind w:left="3720" w:firstLine="3360"/>
      </w:pPr>
      <w:rPr>
        <w:rFonts w:ascii="Arial" w:cs="Arial" w:eastAsia="Arial" w:hAnsi="Arial"/>
        <w:sz w:val="18"/>
        <w:szCs w:val="18"/>
      </w:rPr>
    </w:lvl>
    <w:lvl w:ilvl="8">
      <w:start w:val="1"/>
      <w:numFmt w:val="bullet"/>
      <w:lvlText w:val="▪"/>
      <w:lvlJc w:val="left"/>
      <w:pPr>
        <w:ind w:left="4080" w:firstLine="3720"/>
      </w:pPr>
      <w:rPr>
        <w:rFonts w:ascii="Arial" w:cs="Arial" w:eastAsia="Arial" w:hAnsi="Arial"/>
        <w:sz w:val="18"/>
        <w:szCs w:val="18"/>
      </w:rPr>
    </w:lvl>
  </w:abstractNum>
  <w:abstractNum w:abstractNumId="8">
    <w:lvl w:ilvl="0">
      <w:start w:val="1"/>
      <w:numFmt w:val="bullet"/>
      <w:lvlText w:val="●"/>
      <w:lvlJc w:val="left"/>
      <w:pPr>
        <w:ind w:left="504" w:firstLine="360"/>
      </w:pPr>
      <w:rPr>
        <w:rFonts w:ascii="Arial" w:cs="Arial" w:eastAsia="Arial" w:hAnsi="Arial"/>
        <w:sz w:val="18"/>
        <w:szCs w:val="18"/>
      </w:rPr>
    </w:lvl>
    <w:lvl w:ilvl="1">
      <w:start w:val="1"/>
      <w:numFmt w:val="bullet"/>
      <w:lvlText w:val="●"/>
      <w:lvlJc w:val="left"/>
      <w:pPr>
        <w:ind w:left="864" w:firstLine="720"/>
      </w:pPr>
      <w:rPr>
        <w:rFonts w:ascii="Arial" w:cs="Arial" w:eastAsia="Arial" w:hAnsi="Arial"/>
        <w:sz w:val="18"/>
        <w:szCs w:val="18"/>
      </w:rPr>
    </w:lvl>
    <w:lvl w:ilvl="2">
      <w:start w:val="1"/>
      <w:numFmt w:val="bullet"/>
      <w:lvlText w:val="●"/>
      <w:lvlJc w:val="left"/>
      <w:pPr>
        <w:ind w:left="1224" w:firstLine="1080"/>
      </w:pPr>
      <w:rPr>
        <w:rFonts w:ascii="Arial" w:cs="Arial" w:eastAsia="Arial" w:hAnsi="Arial"/>
        <w:sz w:val="18"/>
        <w:szCs w:val="18"/>
      </w:rPr>
    </w:lvl>
    <w:lvl w:ilvl="3">
      <w:start w:val="1"/>
      <w:numFmt w:val="bullet"/>
      <w:lvlText w:val="●"/>
      <w:lvlJc w:val="left"/>
      <w:pPr>
        <w:ind w:left="1584" w:firstLine="1440"/>
      </w:pPr>
      <w:rPr>
        <w:rFonts w:ascii="Arial" w:cs="Arial" w:eastAsia="Arial" w:hAnsi="Arial"/>
        <w:sz w:val="18"/>
        <w:szCs w:val="18"/>
      </w:rPr>
    </w:lvl>
    <w:lvl w:ilvl="4">
      <w:start w:val="1"/>
      <w:numFmt w:val="bullet"/>
      <w:lvlText w:val="●"/>
      <w:lvlJc w:val="left"/>
      <w:pPr>
        <w:ind w:left="1944" w:firstLine="1800"/>
      </w:pPr>
      <w:rPr>
        <w:rFonts w:ascii="Arial" w:cs="Arial" w:eastAsia="Arial" w:hAnsi="Arial"/>
        <w:sz w:val="18"/>
        <w:szCs w:val="18"/>
      </w:rPr>
    </w:lvl>
    <w:lvl w:ilvl="5">
      <w:start w:val="1"/>
      <w:numFmt w:val="bullet"/>
      <w:lvlText w:val="●"/>
      <w:lvlJc w:val="left"/>
      <w:pPr>
        <w:ind w:left="2304" w:firstLine="2160"/>
      </w:pPr>
      <w:rPr>
        <w:rFonts w:ascii="Arial" w:cs="Arial" w:eastAsia="Arial" w:hAnsi="Arial"/>
        <w:sz w:val="18"/>
        <w:szCs w:val="18"/>
      </w:rPr>
    </w:lvl>
    <w:lvl w:ilvl="6">
      <w:start w:val="1"/>
      <w:numFmt w:val="bullet"/>
      <w:lvlText w:val="●"/>
      <w:lvlJc w:val="left"/>
      <w:pPr>
        <w:ind w:left="2664" w:firstLine="2519.9999999999995"/>
      </w:pPr>
      <w:rPr>
        <w:rFonts w:ascii="Arial" w:cs="Arial" w:eastAsia="Arial" w:hAnsi="Arial"/>
        <w:sz w:val="18"/>
        <w:szCs w:val="18"/>
      </w:rPr>
    </w:lvl>
    <w:lvl w:ilvl="7">
      <w:start w:val="1"/>
      <w:numFmt w:val="bullet"/>
      <w:lvlText w:val="●"/>
      <w:lvlJc w:val="left"/>
      <w:pPr>
        <w:ind w:left="3024" w:firstLine="2880"/>
      </w:pPr>
      <w:rPr>
        <w:rFonts w:ascii="Arial" w:cs="Arial" w:eastAsia="Arial" w:hAnsi="Arial"/>
        <w:sz w:val="18"/>
        <w:szCs w:val="18"/>
      </w:rPr>
    </w:lvl>
    <w:lvl w:ilvl="8">
      <w:start w:val="1"/>
      <w:numFmt w:val="bullet"/>
      <w:lvlText w:val="●"/>
      <w:lvlJc w:val="left"/>
      <w:pPr>
        <w:ind w:left="3384" w:firstLine="3240"/>
      </w:pPr>
      <w:rPr>
        <w:rFonts w:ascii="Arial" w:cs="Arial" w:eastAsia="Arial" w:hAnsi="Arial"/>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ans" w:cs="Liberation Sans" w:eastAsia="Liberation Sans" w:hAnsi="Liberation Sans"/>
        <w:b w:val="0"/>
        <w:i w:val="0"/>
        <w:smallCaps w:val="0"/>
        <w:strike w:val="0"/>
        <w:color w:val="000000"/>
        <w:sz w:val="18"/>
        <w:szCs w:val="18"/>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432" w:before="288" w:line="240" w:lineRule="auto"/>
      <w:ind w:left="432" w:hanging="432"/>
    </w:pPr>
    <w:rPr>
      <w:rFonts w:ascii="Liberation Sans Bold" w:cs="Liberation Sans Bold" w:eastAsia="Liberation Sans Bold" w:hAnsi="Liberation Sans Bold"/>
      <w:b w:val="1"/>
      <w:smallCaps w:val="1"/>
      <w:sz w:val="48"/>
      <w:szCs w:val="48"/>
    </w:rPr>
  </w:style>
  <w:style w:type="paragraph" w:styleId="Heading2">
    <w:name w:val="heading 2"/>
    <w:basedOn w:val="Normal"/>
    <w:next w:val="Normal"/>
    <w:pPr>
      <w:keepNext w:val="1"/>
      <w:keepLines w:val="1"/>
      <w:widowControl w:val="0"/>
      <w:spacing w:after="72" w:before="144" w:line="240" w:lineRule="auto"/>
      <w:ind w:left="432" w:hanging="432"/>
    </w:pPr>
    <w:rPr>
      <w:rFonts w:ascii="Arial" w:cs="Arial" w:eastAsia="Arial" w:hAnsi="Arial"/>
      <w:b w:val="0"/>
      <w:sz w:val="28"/>
      <w:szCs w:val="28"/>
    </w:rPr>
  </w:style>
  <w:style w:type="paragraph" w:styleId="Heading3">
    <w:name w:val="heading 3"/>
    <w:basedOn w:val="Normal"/>
    <w:next w:val="Normal"/>
    <w:pPr>
      <w:keepNext w:val="1"/>
      <w:keepLines w:val="1"/>
      <w:widowControl w:val="0"/>
      <w:spacing w:after="120" w:before="240" w:line="240" w:lineRule="auto"/>
      <w:ind w:left="432" w:hanging="432"/>
    </w:pPr>
    <w:rPr>
      <w:rFonts w:ascii="Arial" w:cs="Arial" w:eastAsia="Arial" w:hAnsi="Arial"/>
      <w:b w:val="0"/>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0"/>
      <w:spacing w:after="120" w:before="240" w:line="240" w:lineRule="auto"/>
      <w:ind w:left="432" w:hanging="432"/>
    </w:pPr>
    <w:rPr>
      <w:rFonts w:ascii="Arial" w:cs="Arial" w:eastAsia="Arial" w:hAnsi="Arial"/>
      <w:b w:val="0"/>
      <w:sz w:val="28"/>
      <w:szCs w:val="28"/>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0"/>
      <w:spacing w:after="120" w:before="24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widowControl w:val="0"/>
      <w:spacing w:after="120" w:before="240" w:line="240" w:lineRule="auto"/>
      <w:jc w:val="center"/>
    </w:pPr>
    <w:rPr>
      <w:rFonts w:ascii="Arial" w:cs="Arial" w:eastAsia="Arial" w:hAnsi="Arial"/>
      <w:b w:val="0"/>
      <w:i w:val="1"/>
      <w:color w:val="666666"/>
      <w:sz w:val="28"/>
      <w:szCs w:val="28"/>
    </w:rPr>
  </w:style>
  <w:style w:type="table" w:styleId="Table1">
    <w:basedOn w:val="TableNormal"/>
    <w:tblPr>
      <w:tblStyleRowBandSize w:val="1"/>
      <w:tblStyleColBandSize w:val="1"/>
      <w:tblCellMar>
        <w:top w:w="28.0" w:type="dxa"/>
        <w:left w:w="28.0" w:type="dxa"/>
        <w:bottom w:w="28.0" w:type="dxa"/>
        <w:right w:w="2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1.xml"/><Relationship Id="rId10" Type="http://schemas.openxmlformats.org/officeDocument/2006/relationships/image" Target="media/image13.png"/><Relationship Id="rId12" Type="http://schemas.openxmlformats.org/officeDocument/2006/relationships/footer" Target="footer1.xml"/><Relationship Id="rId9" Type="http://schemas.openxmlformats.org/officeDocument/2006/relationships/image" Target="media/image10.png"/><Relationship Id="rId5" Type="http://schemas.openxmlformats.org/officeDocument/2006/relationships/image" Target="media/image07.png"/><Relationship Id="rId6" Type="http://schemas.openxmlformats.org/officeDocument/2006/relationships/image" Target="media/image09.png"/><Relationship Id="rId7" Type="http://schemas.openxmlformats.org/officeDocument/2006/relationships/image" Target="media/image08.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